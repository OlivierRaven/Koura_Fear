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31B2E3" w14:textId="58A2445B" w:rsidR="00B368D8" w:rsidRPr="00F26D83" w:rsidRDefault="69ACA71B" w:rsidP="008135C1">
      <w:pPr>
        <w:spacing w:line="240" w:lineRule="auto"/>
        <w:rPr>
          <w:b/>
          <w:bCs/>
          <w:sz w:val="28"/>
          <w:szCs w:val="28"/>
          <w:lang w:val="en-GB"/>
        </w:rPr>
      </w:pPr>
      <w:r w:rsidRPr="00F26D83">
        <w:rPr>
          <w:b/>
          <w:bCs/>
          <w:sz w:val="28"/>
          <w:szCs w:val="28"/>
          <w:lang w:val="en-GB"/>
        </w:rPr>
        <w:t xml:space="preserve">Fear of the invader: a predatory invader </w:t>
      </w:r>
      <w:r w:rsidR="5F8D0736" w:rsidRPr="5F8D0736">
        <w:rPr>
          <w:b/>
          <w:bCs/>
          <w:sz w:val="28"/>
          <w:szCs w:val="28"/>
          <w:lang w:val="en-GB"/>
        </w:rPr>
        <w:t>provokes</w:t>
      </w:r>
      <w:r w:rsidRPr="00F26D83">
        <w:rPr>
          <w:b/>
          <w:bCs/>
          <w:sz w:val="28"/>
          <w:szCs w:val="28"/>
          <w:lang w:val="en-GB"/>
        </w:rPr>
        <w:t xml:space="preserve"> stronger non-consumptive effects on a keystone native prey than a </w:t>
      </w:r>
      <w:commentRangeStart w:id="0"/>
      <w:del w:id="1" w:author="Raven, Olivier (Student)" w:date="2026-05-21T11:01:00Z" w16du:dateUtc="2026-05-20T23:01:00Z">
        <w:r w:rsidRPr="00F26D83" w:rsidDel="00C651D2">
          <w:rPr>
            <w:b/>
            <w:bCs/>
            <w:sz w:val="28"/>
            <w:szCs w:val="28"/>
            <w:lang w:val="en-GB"/>
          </w:rPr>
          <w:delText>co-evolved</w:delText>
        </w:r>
        <w:commentRangeEnd w:id="0"/>
        <w:r w:rsidR="00C651D2" w:rsidRPr="00F26D83" w:rsidDel="00C651D2">
          <w:rPr>
            <w:rStyle w:val="CommentReference"/>
            <w:b/>
            <w:bCs/>
            <w:sz w:val="28"/>
            <w:szCs w:val="28"/>
            <w:lang w:val="en-GB"/>
          </w:rPr>
          <w:commentReference w:id="0"/>
        </w:r>
        <w:r w:rsidRPr="00F26D83" w:rsidDel="00C651D2">
          <w:rPr>
            <w:b/>
            <w:bCs/>
            <w:sz w:val="28"/>
            <w:szCs w:val="28"/>
            <w:lang w:val="en-GB"/>
          </w:rPr>
          <w:delText xml:space="preserve"> </w:delText>
        </w:r>
      </w:del>
      <w:r w:rsidRPr="00F26D83">
        <w:rPr>
          <w:b/>
          <w:bCs/>
          <w:sz w:val="28"/>
          <w:szCs w:val="28"/>
          <w:lang w:val="en-GB"/>
        </w:rPr>
        <w:t>native predator</w:t>
      </w:r>
    </w:p>
    <w:p w14:paraId="654B9287" w14:textId="7938B58B" w:rsidR="001A799B" w:rsidRPr="00F26D83" w:rsidRDefault="00E91941" w:rsidP="008135C1">
      <w:pPr>
        <w:spacing w:line="240" w:lineRule="auto"/>
        <w:rPr>
          <w:sz w:val="18"/>
          <w:szCs w:val="18"/>
          <w:lang w:val="en-GB"/>
        </w:rPr>
      </w:pPr>
      <w:r w:rsidRPr="00F26D83">
        <w:rPr>
          <w:sz w:val="18"/>
          <w:szCs w:val="18"/>
          <w:lang w:val="en-GB"/>
        </w:rPr>
        <w:t>Olivier V. Raven¹</w:t>
      </w:r>
      <w:r w:rsidR="001A799B" w:rsidRPr="00F26D83">
        <w:rPr>
          <w:sz w:val="18"/>
          <w:szCs w:val="18"/>
          <w:lang w:val="en-GB"/>
        </w:rPr>
        <w:t>*</w:t>
      </w:r>
      <w:r w:rsidRPr="00F26D83">
        <w:rPr>
          <w:sz w:val="18"/>
          <w:szCs w:val="18"/>
          <w:lang w:val="en-GB"/>
        </w:rPr>
        <w:t xml:space="preserve">, </w:t>
      </w:r>
      <w:r w:rsidR="001A799B" w:rsidRPr="00F26D83">
        <w:rPr>
          <w:sz w:val="18"/>
          <w:szCs w:val="18"/>
          <w:lang w:val="en-GB"/>
        </w:rPr>
        <w:t>0009-0008-6184-6831</w:t>
      </w:r>
    </w:p>
    <w:p w14:paraId="4E99ECAA" w14:textId="17020933" w:rsidR="001A799B" w:rsidRPr="00F26D83" w:rsidRDefault="00022D09" w:rsidP="008135C1">
      <w:pPr>
        <w:spacing w:line="240" w:lineRule="auto"/>
        <w:rPr>
          <w:sz w:val="18"/>
          <w:szCs w:val="18"/>
          <w:lang w:val="en-GB"/>
        </w:rPr>
      </w:pPr>
      <w:r w:rsidRPr="00F26D83">
        <w:rPr>
          <w:sz w:val="18"/>
          <w:szCs w:val="18"/>
          <w:lang w:val="en-GB"/>
        </w:rPr>
        <w:t>Calum MacNeil</w:t>
      </w:r>
      <w:r w:rsidRPr="00F26D83">
        <w:rPr>
          <w:sz w:val="18"/>
          <w:szCs w:val="18"/>
          <w:vertAlign w:val="superscript"/>
          <w:lang w:val="en-GB"/>
        </w:rPr>
        <w:t>2</w:t>
      </w:r>
      <w:r w:rsidRPr="00F26D83">
        <w:rPr>
          <w:sz w:val="18"/>
          <w:szCs w:val="18"/>
          <w:lang w:val="en-GB"/>
        </w:rPr>
        <w:t xml:space="preserve">, </w:t>
      </w:r>
      <w:r w:rsidR="001A799B" w:rsidRPr="00F26D83">
        <w:rPr>
          <w:sz w:val="18"/>
          <w:szCs w:val="18"/>
          <w:lang w:val="en-GB"/>
        </w:rPr>
        <w:t>0000-0003-0402-9292</w:t>
      </w:r>
    </w:p>
    <w:p w14:paraId="17116C40" w14:textId="7795BDB1" w:rsidR="001A799B" w:rsidRPr="00F26D83" w:rsidRDefault="00A13135" w:rsidP="008135C1">
      <w:pPr>
        <w:spacing w:line="240" w:lineRule="auto"/>
        <w:rPr>
          <w:sz w:val="18"/>
          <w:szCs w:val="18"/>
          <w:lang w:val="en-GB"/>
        </w:rPr>
      </w:pPr>
      <w:r w:rsidRPr="00F26D83">
        <w:rPr>
          <w:sz w:val="18"/>
          <w:szCs w:val="18"/>
          <w:lang w:val="en-GB"/>
        </w:rPr>
        <w:t>Finnbar Lee</w:t>
      </w:r>
      <w:r w:rsidRPr="00F26D83">
        <w:rPr>
          <w:sz w:val="18"/>
          <w:szCs w:val="18"/>
          <w:vertAlign w:val="superscript"/>
          <w:lang w:val="en-GB"/>
        </w:rPr>
        <w:t>2</w:t>
      </w:r>
      <w:r w:rsidRPr="00F26D83">
        <w:rPr>
          <w:sz w:val="18"/>
          <w:szCs w:val="18"/>
          <w:lang w:val="en-GB"/>
        </w:rPr>
        <w:t>,</w:t>
      </w:r>
      <w:r w:rsidR="006B0E94" w:rsidRPr="00F26D83">
        <w:rPr>
          <w:sz w:val="18"/>
          <w:szCs w:val="18"/>
          <w:lang w:val="en-GB"/>
        </w:rPr>
        <w:t xml:space="preserve"> </w:t>
      </w:r>
      <w:r w:rsidR="001A799B" w:rsidRPr="00F26D83">
        <w:rPr>
          <w:sz w:val="18"/>
          <w:szCs w:val="18"/>
          <w:lang w:val="en-GB"/>
        </w:rPr>
        <w:t>0000-0002-9219-1486</w:t>
      </w:r>
    </w:p>
    <w:p w14:paraId="570D6EA2" w14:textId="7D49DF0D" w:rsidR="001A799B" w:rsidRPr="00F26D83" w:rsidRDefault="00A13135" w:rsidP="008135C1">
      <w:pPr>
        <w:spacing w:line="240" w:lineRule="auto"/>
        <w:rPr>
          <w:sz w:val="18"/>
          <w:szCs w:val="18"/>
          <w:lang w:val="en-GB"/>
        </w:rPr>
      </w:pPr>
      <w:r w:rsidRPr="00F26D83">
        <w:rPr>
          <w:sz w:val="18"/>
          <w:szCs w:val="18"/>
          <w:lang w:val="en-GB"/>
        </w:rPr>
        <w:t>Robin</w:t>
      </w:r>
      <w:r w:rsidR="00022D09" w:rsidRPr="00F26D83">
        <w:rPr>
          <w:sz w:val="18"/>
          <w:szCs w:val="18"/>
          <w:lang w:val="en-GB"/>
        </w:rPr>
        <w:t xml:space="preserve"> Holmes</w:t>
      </w:r>
      <w:r w:rsidR="00022D09" w:rsidRPr="00F26D83">
        <w:rPr>
          <w:sz w:val="18"/>
          <w:szCs w:val="18"/>
          <w:vertAlign w:val="superscript"/>
          <w:lang w:val="en-GB"/>
        </w:rPr>
        <w:t>2</w:t>
      </w:r>
      <w:r w:rsidR="00022D09" w:rsidRPr="00F26D83">
        <w:rPr>
          <w:sz w:val="18"/>
          <w:szCs w:val="18"/>
          <w:lang w:val="en-GB"/>
        </w:rPr>
        <w:t xml:space="preserve">, </w:t>
      </w:r>
      <w:r w:rsidR="001A799B" w:rsidRPr="00F26D83">
        <w:rPr>
          <w:sz w:val="18"/>
          <w:szCs w:val="18"/>
          <w:lang w:val="en-GB"/>
        </w:rPr>
        <w:t>0000-0002-8737-2717</w:t>
      </w:r>
    </w:p>
    <w:p w14:paraId="67504029" w14:textId="2ADD09FA" w:rsidR="001A799B" w:rsidRPr="00F26D83" w:rsidRDefault="00F3413C" w:rsidP="008135C1">
      <w:pPr>
        <w:spacing w:line="240" w:lineRule="auto"/>
        <w:rPr>
          <w:sz w:val="18"/>
          <w:szCs w:val="18"/>
          <w:lang w:val="en-GB"/>
        </w:rPr>
      </w:pPr>
      <w:r w:rsidRPr="00F26D83">
        <w:rPr>
          <w:sz w:val="18"/>
          <w:szCs w:val="18"/>
          <w:lang w:val="en-GB"/>
        </w:rPr>
        <w:t>Ian A. K. Kusabs</w:t>
      </w:r>
      <w:r w:rsidR="00022D09" w:rsidRPr="00F26D83">
        <w:rPr>
          <w:sz w:val="18"/>
          <w:szCs w:val="18"/>
          <w:vertAlign w:val="superscript"/>
          <w:lang w:val="en-GB"/>
        </w:rPr>
        <w:t>3</w:t>
      </w:r>
      <w:r w:rsidR="00022D09" w:rsidRPr="00F26D83">
        <w:rPr>
          <w:sz w:val="18"/>
          <w:szCs w:val="18"/>
          <w:lang w:val="en-GB"/>
        </w:rPr>
        <w:t xml:space="preserve">, </w:t>
      </w:r>
      <w:r w:rsidR="001A799B" w:rsidRPr="00F26D83">
        <w:rPr>
          <w:sz w:val="18"/>
          <w:szCs w:val="18"/>
          <w:lang w:val="en-GB"/>
        </w:rPr>
        <w:t>0000-0002-1473-7447</w:t>
      </w:r>
    </w:p>
    <w:p w14:paraId="4E0F240A" w14:textId="69255838" w:rsidR="001A799B" w:rsidRPr="00F26D83" w:rsidRDefault="00E91941" w:rsidP="008135C1">
      <w:pPr>
        <w:spacing w:line="240" w:lineRule="auto"/>
        <w:rPr>
          <w:sz w:val="18"/>
          <w:szCs w:val="18"/>
          <w:lang w:val="en-GB"/>
        </w:rPr>
      </w:pPr>
      <w:r w:rsidRPr="00F26D83">
        <w:rPr>
          <w:sz w:val="18"/>
          <w:szCs w:val="18"/>
          <w:lang w:val="en-GB"/>
        </w:rPr>
        <w:t xml:space="preserve">Francis J. Burdon¹, </w:t>
      </w:r>
      <w:r w:rsidR="001A799B" w:rsidRPr="00F26D83">
        <w:rPr>
          <w:sz w:val="18"/>
          <w:szCs w:val="18"/>
          <w:lang w:val="en-GB"/>
        </w:rPr>
        <w:t>0000-0002-5398-4993</w:t>
      </w:r>
    </w:p>
    <w:p w14:paraId="05575367" w14:textId="6CECC06A" w:rsidR="00E91941" w:rsidRPr="00F26D83" w:rsidRDefault="00E91941" w:rsidP="008135C1">
      <w:pPr>
        <w:spacing w:line="240" w:lineRule="auto"/>
        <w:rPr>
          <w:sz w:val="18"/>
          <w:szCs w:val="18"/>
          <w:lang w:val="en-GB"/>
        </w:rPr>
      </w:pPr>
      <w:r w:rsidRPr="00F26D83">
        <w:rPr>
          <w:sz w:val="18"/>
          <w:szCs w:val="18"/>
          <w:lang w:val="en-GB"/>
        </w:rPr>
        <w:t>Deniz Özkundakci¹</w:t>
      </w:r>
      <w:r w:rsidR="001A799B" w:rsidRPr="00F26D83">
        <w:rPr>
          <w:sz w:val="18"/>
          <w:szCs w:val="18"/>
          <w:lang w:val="en-GB"/>
        </w:rPr>
        <w:t>, 0000-0002-5442-4576</w:t>
      </w:r>
    </w:p>
    <w:p w14:paraId="02274507" w14:textId="27464522" w:rsidR="00E91941" w:rsidRPr="00F26D83" w:rsidRDefault="00E91941" w:rsidP="008135C1">
      <w:pPr>
        <w:spacing w:line="240" w:lineRule="auto"/>
        <w:rPr>
          <w:sz w:val="18"/>
          <w:szCs w:val="18"/>
          <w:lang w:val="en-GB"/>
        </w:rPr>
      </w:pPr>
      <w:r w:rsidRPr="00F26D83">
        <w:rPr>
          <w:sz w:val="18"/>
          <w:szCs w:val="18"/>
          <w:lang w:val="en-GB"/>
        </w:rPr>
        <w:t xml:space="preserve">¹ </w:t>
      </w:r>
      <w:r w:rsidR="009F47FF" w:rsidRPr="00F26D83">
        <w:rPr>
          <w:sz w:val="18"/>
          <w:szCs w:val="18"/>
          <w:lang w:val="en-GB"/>
        </w:rPr>
        <w:t>Te Aka Mātuatua – School of Science, The University of Waikato, Private Bag 3105, Hamilton 3240, New Zealand</w:t>
      </w:r>
      <w:r w:rsidRPr="00F26D83">
        <w:rPr>
          <w:lang w:val="en-GB"/>
        </w:rPr>
        <w:br/>
      </w:r>
      <w:r w:rsidRPr="00F26D83">
        <w:rPr>
          <w:sz w:val="18"/>
          <w:szCs w:val="18"/>
          <w:lang w:val="en-GB"/>
        </w:rPr>
        <w:t xml:space="preserve">² </w:t>
      </w:r>
      <w:r w:rsidR="00022D09" w:rsidRPr="00F26D83">
        <w:rPr>
          <w:sz w:val="18"/>
          <w:szCs w:val="18"/>
          <w:lang w:val="en-GB"/>
        </w:rPr>
        <w:t xml:space="preserve">The Cawthron Institute, 98 Halifax Street East, Nelson 7010, Private Bag 2, Nelson 7042, New Zealand </w:t>
      </w:r>
      <w:r w:rsidRPr="00F26D83">
        <w:rPr>
          <w:lang w:val="en-GB"/>
        </w:rPr>
        <w:br/>
      </w:r>
      <w:r w:rsidRPr="00F26D83">
        <w:rPr>
          <w:sz w:val="18"/>
          <w:szCs w:val="18"/>
          <w:lang w:val="en-GB"/>
        </w:rPr>
        <w:t xml:space="preserve">³ </w:t>
      </w:r>
      <w:r w:rsidR="00022D09" w:rsidRPr="00F26D83">
        <w:rPr>
          <w:sz w:val="18"/>
          <w:szCs w:val="18"/>
          <w:lang w:val="en-GB"/>
        </w:rPr>
        <w:t>Ian Kusabs and Associates Limited, 21 Summit Road, Rotorua 3076, New Zealand</w:t>
      </w:r>
    </w:p>
    <w:p w14:paraId="378FD045" w14:textId="27C5E521" w:rsidR="00E91941" w:rsidRDefault="001A799B" w:rsidP="008135C1">
      <w:pPr>
        <w:spacing w:line="240" w:lineRule="auto"/>
      </w:pPr>
      <w:r w:rsidRPr="00F26D83">
        <w:rPr>
          <w:b/>
          <w:bCs/>
          <w:sz w:val="18"/>
          <w:szCs w:val="18"/>
          <w:lang w:val="en-GB"/>
        </w:rPr>
        <w:t>*</w:t>
      </w:r>
      <w:r w:rsidR="00E91941" w:rsidRPr="00F26D83">
        <w:rPr>
          <w:b/>
          <w:bCs/>
          <w:sz w:val="18"/>
          <w:szCs w:val="18"/>
          <w:lang w:val="en-GB"/>
        </w:rPr>
        <w:t xml:space="preserve">Corresponding author: </w:t>
      </w:r>
      <w:r w:rsidR="00E91941" w:rsidRPr="00F26D83">
        <w:rPr>
          <w:sz w:val="18"/>
          <w:szCs w:val="18"/>
          <w:lang w:val="en-GB"/>
        </w:rPr>
        <w:t xml:space="preserve">olivier.raven@icloud.com; </w:t>
      </w:r>
      <w:hyperlink r:id="rId12" w:history="1">
        <w:r w:rsidR="00E91941" w:rsidRPr="00F26D83">
          <w:rPr>
            <w:rStyle w:val="Hyperlink"/>
            <w:color w:val="auto"/>
            <w:sz w:val="18"/>
            <w:szCs w:val="18"/>
            <w:u w:val="none"/>
            <w:lang w:val="en-GB"/>
          </w:rPr>
          <w:t>or81@students.waikato.ac.nz</w:t>
        </w:r>
      </w:hyperlink>
    </w:p>
    <w:p w14:paraId="2DB175E9" w14:textId="4F93B9A8" w:rsidR="00BF5C1D" w:rsidRPr="00F26D83" w:rsidRDefault="00BF5C1D" w:rsidP="001B4502">
      <w:pPr>
        <w:spacing w:line="240" w:lineRule="auto"/>
        <w:rPr>
          <w:sz w:val="18"/>
          <w:szCs w:val="18"/>
          <w:lang w:val="en-GB"/>
        </w:rPr>
      </w:pPr>
      <w:r>
        <w:t xml:space="preserve">Target journal: </w:t>
      </w:r>
      <w:r w:rsidR="001B4502">
        <w:t>Biological Invasions</w:t>
      </w:r>
    </w:p>
    <w:p w14:paraId="6694498E" w14:textId="00505DEA" w:rsidR="003E3E54" w:rsidRPr="00F26D83" w:rsidRDefault="69ACA71B" w:rsidP="69ACA71B">
      <w:pPr>
        <w:spacing w:after="0"/>
        <w:rPr>
          <w:rFonts w:eastAsiaTheme="minorEastAsia"/>
          <w:b/>
          <w:bCs/>
          <w:lang w:val="en-GB"/>
        </w:rPr>
      </w:pPr>
      <w:r w:rsidRPr="00F26D83">
        <w:rPr>
          <w:rFonts w:eastAsiaTheme="minorEastAsia"/>
          <w:b/>
          <w:bCs/>
          <w:lang w:val="en-GB"/>
        </w:rPr>
        <w:t>Abstract</w:t>
      </w:r>
    </w:p>
    <w:p w14:paraId="51D5CD62" w14:textId="51350C8A" w:rsidR="00925CF8" w:rsidRPr="00F26D83" w:rsidRDefault="69ACA71B" w:rsidP="16E86D4F">
      <w:pPr>
        <w:spacing w:after="0" w:line="360" w:lineRule="auto"/>
        <w:rPr>
          <w:rFonts w:eastAsiaTheme="minorEastAsia"/>
          <w:lang w:val="en-GB"/>
        </w:rPr>
      </w:pPr>
      <w:commentRangeStart w:id="2"/>
      <w:r w:rsidRPr="16E86D4F">
        <w:rPr>
          <w:rFonts w:eastAsiaTheme="minorEastAsia"/>
          <w:lang w:val="en-GB"/>
        </w:rPr>
        <w:t xml:space="preserve">Non-consumptive effects (NCEs) of predators on prey encompass costly antipredator behaviours such as increased refuge use and reduced foraging, which can influence prey population dynamics and community structure, particularly when the prey </w:t>
      </w:r>
      <w:del w:id="3" w:author="Guest User" w:date="2026-05-20T02:43:00Z" w16du:dateUtc="2026-05-20T02:43:57Z">
        <w:r w:rsidRPr="16E86D4F" w:rsidDel="69ACA71B">
          <w:rPr>
            <w:rFonts w:eastAsiaTheme="minorEastAsia"/>
            <w:lang w:val="en-GB"/>
          </w:rPr>
          <w:delText>themselves</w:delText>
        </w:r>
      </w:del>
      <w:del w:id="4" w:author="Guest User" w:date="2026-05-20T02:44:00Z" w16du:dateUtc="2026-05-20T02:44:01Z">
        <w:r w:rsidRPr="16E86D4F" w:rsidDel="69ACA71B">
          <w:rPr>
            <w:rFonts w:eastAsiaTheme="minorEastAsia"/>
            <w:lang w:val="en-GB"/>
          </w:rPr>
          <w:delText xml:space="preserve"> </w:delText>
        </w:r>
      </w:del>
      <w:r w:rsidRPr="16E86D4F">
        <w:rPr>
          <w:rFonts w:eastAsiaTheme="minorEastAsia"/>
          <w:lang w:val="en-GB"/>
        </w:rPr>
        <w:t>are keystone species.</w:t>
      </w:r>
      <w:commentRangeEnd w:id="2"/>
      <w:r w:rsidRPr="16E86D4F">
        <w:rPr>
          <w:rStyle w:val="CommentReference"/>
          <w:rFonts w:eastAsiaTheme="minorEastAsia"/>
          <w:sz w:val="22"/>
          <w:szCs w:val="22"/>
          <w:lang w:val="en-GB"/>
        </w:rPr>
        <w:commentReference w:id="2"/>
      </w:r>
      <w:r w:rsidRPr="16E86D4F">
        <w:rPr>
          <w:rFonts w:eastAsiaTheme="minorEastAsia"/>
          <w:lang w:val="en-GB"/>
        </w:rPr>
        <w:t xml:space="preserve"> In Aotearoa-New Zealand, the native freshwater crayfish </w:t>
      </w:r>
      <w:bookmarkStart w:id="5" w:name="_Hlk221783472"/>
      <w:r w:rsidRPr="16E86D4F">
        <w:rPr>
          <w:rFonts w:eastAsiaTheme="minorEastAsia"/>
          <w:lang w:val="en-GB"/>
        </w:rPr>
        <w:t>kōura</w:t>
      </w:r>
      <w:bookmarkEnd w:id="5"/>
      <w:r w:rsidRPr="16E86D4F">
        <w:rPr>
          <w:rFonts w:eastAsiaTheme="minorEastAsia"/>
          <w:lang w:val="en-GB"/>
        </w:rPr>
        <w:t xml:space="preserve"> (</w:t>
      </w:r>
      <w:r w:rsidRPr="16E86D4F">
        <w:rPr>
          <w:rFonts w:eastAsiaTheme="minorEastAsia"/>
          <w:i/>
          <w:iCs/>
          <w:lang w:val="en-GB"/>
        </w:rPr>
        <w:t>Paranephrops planifrons</w:t>
      </w:r>
      <w:r w:rsidRPr="16E86D4F">
        <w:rPr>
          <w:rFonts w:eastAsiaTheme="minorEastAsia"/>
          <w:lang w:val="en-GB"/>
        </w:rPr>
        <w:t>) is a keystone species</w:t>
      </w:r>
      <w:ins w:id="6" w:author="Guest User" w:date="2026-05-20T02:44:00Z" w16du:dateUtc="2026-05-20T02:44:16Z">
        <w:r w:rsidR="13271EB3" w:rsidRPr="16E86D4F">
          <w:rPr>
            <w:rFonts w:eastAsiaTheme="minorEastAsia"/>
            <w:lang w:val="en-GB"/>
          </w:rPr>
          <w:t xml:space="preserve"> </w:t>
        </w:r>
      </w:ins>
      <w:commentRangeStart w:id="7"/>
      <w:del w:id="8" w:author="Frank Burdon" w:date="2026-05-08T07:03:00Z" w16du:dateUtc="2026-05-08T07:03:54Z">
        <w:r w:rsidRPr="16E86D4F" w:rsidDel="69ACA71B">
          <w:rPr>
            <w:rFonts w:eastAsiaTheme="minorEastAsia"/>
            <w:lang w:val="en-GB"/>
          </w:rPr>
          <w:delText>, an ecosystem engineer</w:delText>
        </w:r>
      </w:del>
      <w:commentRangeEnd w:id="7"/>
      <w:r w:rsidRPr="16E86D4F">
        <w:rPr>
          <w:rStyle w:val="CommentReference"/>
          <w:rFonts w:eastAsiaTheme="minorEastAsia"/>
          <w:sz w:val="22"/>
          <w:szCs w:val="22"/>
          <w:lang w:val="en-GB"/>
        </w:rPr>
        <w:commentReference w:id="7"/>
      </w:r>
      <w:del w:id="9" w:author="Frank Burdon" w:date="2026-05-08T07:03:00Z" w16du:dateUtc="2026-05-08T07:03:54Z">
        <w:r w:rsidRPr="16E86D4F" w:rsidDel="69ACA71B">
          <w:rPr>
            <w:rFonts w:eastAsiaTheme="minorEastAsia"/>
            <w:lang w:val="en-GB"/>
          </w:rPr>
          <w:delText xml:space="preserve"> </w:delText>
        </w:r>
      </w:del>
      <w:r w:rsidRPr="16E86D4F">
        <w:rPr>
          <w:rFonts w:eastAsiaTheme="minorEastAsia"/>
          <w:lang w:val="en-GB"/>
        </w:rPr>
        <w:t>with a</w:t>
      </w:r>
      <w:del w:id="10" w:author="Frank Burdon" w:date="2026-05-08T07:04:00Z" w16du:dateUtc="2026-05-08T07:04:20Z">
        <w:r w:rsidRPr="16E86D4F" w:rsidDel="69ACA71B">
          <w:rPr>
            <w:rFonts w:eastAsiaTheme="minorEastAsia"/>
            <w:lang w:val="en-GB"/>
          </w:rPr>
          <w:delText xml:space="preserve"> critical </w:delText>
        </w:r>
      </w:del>
      <w:ins w:id="11" w:author="Frank Burdon" w:date="2026-05-08T07:04:00Z" w16du:dateUtc="2026-05-08T07:04:22Z">
        <w:r w:rsidR="2962374F" w:rsidRPr="16E86D4F">
          <w:rPr>
            <w:rFonts w:eastAsiaTheme="minorEastAsia"/>
            <w:lang w:val="en-GB"/>
          </w:rPr>
          <w:t xml:space="preserve">n important </w:t>
        </w:r>
      </w:ins>
      <w:r w:rsidRPr="16E86D4F">
        <w:rPr>
          <w:rFonts w:eastAsiaTheme="minorEastAsia"/>
          <w:lang w:val="en-GB"/>
        </w:rPr>
        <w:t xml:space="preserve">functional role </w:t>
      </w:r>
      <w:del w:id="12" w:author="Frank Burdon" w:date="2026-05-08T07:04:00Z" w16du:dateUtc="2026-05-08T07:04:59Z">
        <w:r w:rsidRPr="16E86D4F" w:rsidDel="69ACA71B">
          <w:rPr>
            <w:rFonts w:eastAsiaTheme="minorEastAsia"/>
            <w:lang w:val="en-GB"/>
          </w:rPr>
          <w:delText>in</w:delText>
        </w:r>
      </w:del>
      <w:ins w:id="13" w:author="Frank Burdon" w:date="2026-05-08T07:04:00Z" w16du:dateUtc="2026-05-08T07:04:59Z">
        <w:r w:rsidR="2A76E818" w:rsidRPr="16E86D4F">
          <w:rPr>
            <w:rFonts w:eastAsiaTheme="minorEastAsia"/>
            <w:lang w:val="en-GB"/>
          </w:rPr>
          <w:t>affec</w:t>
        </w:r>
      </w:ins>
      <w:ins w:id="14" w:author="Frank Burdon" w:date="2026-05-08T07:05:00Z" w16du:dateUtc="2026-05-08T07:05:00Z">
        <w:r w:rsidR="2A76E818" w:rsidRPr="16E86D4F">
          <w:rPr>
            <w:rFonts w:eastAsiaTheme="minorEastAsia"/>
            <w:lang w:val="en-GB"/>
          </w:rPr>
          <w:t>ting</w:t>
        </w:r>
      </w:ins>
      <w:r w:rsidRPr="16E86D4F">
        <w:rPr>
          <w:rFonts w:eastAsiaTheme="minorEastAsia"/>
          <w:lang w:val="en-GB"/>
        </w:rPr>
        <w:t xml:space="preserve"> sediment </w:t>
      </w:r>
      <w:del w:id="15" w:author="Frank Burdon" w:date="2026-05-08T07:04:00Z" w16du:dateUtc="2026-05-08T07:04:30Z">
        <w:r w:rsidRPr="16E86D4F" w:rsidDel="69ACA71B">
          <w:rPr>
            <w:rFonts w:eastAsiaTheme="minorEastAsia"/>
            <w:lang w:val="en-GB"/>
          </w:rPr>
          <w:delText>dynamics</w:delText>
        </w:r>
      </w:del>
      <w:ins w:id="16" w:author="Frank Burdon" w:date="2026-05-08T07:04:00Z" w16du:dateUtc="2026-05-08T07:04:32Z">
        <w:r w:rsidR="758FEF5A" w:rsidRPr="16E86D4F">
          <w:rPr>
            <w:rFonts w:eastAsiaTheme="minorEastAsia"/>
            <w:lang w:val="en-GB"/>
          </w:rPr>
          <w:t>bioturbation</w:t>
        </w:r>
      </w:ins>
      <w:r w:rsidRPr="16E86D4F">
        <w:rPr>
          <w:rFonts w:eastAsiaTheme="minorEastAsia"/>
          <w:lang w:val="en-GB"/>
        </w:rPr>
        <w:t>, nutrient cycling</w:t>
      </w:r>
      <w:ins w:id="17" w:author="Frank Burdon" w:date="2026-05-08T07:04:00Z" w16du:dateUtc="2026-05-08T07:04:38Z">
        <w:r w:rsidR="6AD197DB" w:rsidRPr="16E86D4F">
          <w:rPr>
            <w:rFonts w:eastAsiaTheme="minorEastAsia"/>
            <w:lang w:val="en-GB"/>
          </w:rPr>
          <w:t>,</w:t>
        </w:r>
      </w:ins>
      <w:r w:rsidRPr="16E86D4F">
        <w:rPr>
          <w:rFonts w:eastAsiaTheme="minorEastAsia"/>
          <w:lang w:val="en-GB"/>
        </w:rPr>
        <w:t xml:space="preserve"> and benthic community structure. </w:t>
      </w:r>
      <w:commentRangeStart w:id="18"/>
      <w:r w:rsidRPr="16E86D4F">
        <w:rPr>
          <w:rFonts w:eastAsiaTheme="minorEastAsia"/>
          <w:lang w:val="en-GB"/>
        </w:rPr>
        <w:t>Kōura are preyed upon by</w:t>
      </w:r>
      <w:del w:id="19" w:author="Guest User" w:date="2026-05-20T02:44:00Z" w16du:dateUtc="2026-05-20T02:44:36Z">
        <w:r w:rsidRPr="16E86D4F" w:rsidDel="69ACA71B">
          <w:rPr>
            <w:rFonts w:eastAsiaTheme="minorEastAsia"/>
            <w:lang w:val="en-GB"/>
          </w:rPr>
          <w:delText xml:space="preserve"> </w:delText>
        </w:r>
      </w:del>
      <w:del w:id="20" w:author="Frank Burdon" w:date="2026-05-08T07:05:00Z" w16du:dateUtc="2026-05-08T07:05:46Z">
        <w:r w:rsidRPr="16E86D4F" w:rsidDel="69ACA71B">
          <w:rPr>
            <w:rFonts w:eastAsiaTheme="minorEastAsia"/>
            <w:lang w:val="en-GB"/>
          </w:rPr>
          <w:delText>both the co-evolved</w:delText>
        </w:r>
      </w:del>
      <w:ins w:id="21" w:author="Raven, Olivier (Student)" w:date="2026-05-20T17:06:00Z" w16du:dateUtc="2026-05-20T05:06:00Z">
        <w:r w:rsidR="00755E48">
          <w:rPr>
            <w:rFonts w:eastAsiaTheme="minorEastAsia"/>
            <w:lang w:val="en-GB"/>
          </w:rPr>
          <w:t xml:space="preserve"> </w:t>
        </w:r>
      </w:ins>
      <w:ins w:id="22" w:author="Raven, Olivier (Student)" w:date="2026-05-20T17:06:00Z">
        <w:r w:rsidR="00755E48" w:rsidRPr="00755E48">
          <w:rPr>
            <w:rFonts w:eastAsiaTheme="minorEastAsia"/>
          </w:rPr>
          <w:t>a number of predators including</w:t>
        </w:r>
      </w:ins>
      <w:r w:rsidRPr="16E86D4F">
        <w:rPr>
          <w:rFonts w:eastAsiaTheme="minorEastAsia"/>
          <w:lang w:val="en-GB"/>
        </w:rPr>
        <w:t xml:space="preserve"> </w:t>
      </w:r>
      <w:commentRangeStart w:id="23"/>
      <w:r w:rsidRPr="16E86D4F">
        <w:rPr>
          <w:rFonts w:eastAsiaTheme="minorEastAsia"/>
          <w:lang w:val="en-GB"/>
        </w:rPr>
        <w:t>native</w:t>
      </w:r>
      <w:commentRangeEnd w:id="23"/>
      <w:r w:rsidRPr="16E86D4F">
        <w:rPr>
          <w:rStyle w:val="CommentReference"/>
          <w:rFonts w:eastAsiaTheme="minorEastAsia"/>
          <w:sz w:val="22"/>
          <w:szCs w:val="22"/>
          <w:lang w:val="en-GB"/>
        </w:rPr>
        <w:commentReference w:id="23"/>
      </w:r>
      <w:r w:rsidRPr="16E86D4F">
        <w:rPr>
          <w:rFonts w:eastAsiaTheme="minorEastAsia"/>
          <w:lang w:val="en-GB"/>
        </w:rPr>
        <w:t xml:space="preserve"> longfin eel</w:t>
      </w:r>
      <w:r w:rsidRPr="16E86D4F">
        <w:rPr>
          <w:rFonts w:eastAsiaTheme="minorEastAsia"/>
          <w:i/>
          <w:iCs/>
          <w:lang w:val="en-GB"/>
        </w:rPr>
        <w:t xml:space="preserve"> </w:t>
      </w:r>
      <w:r w:rsidRPr="16E86D4F">
        <w:rPr>
          <w:rFonts w:eastAsiaTheme="minorEastAsia"/>
          <w:lang w:val="en-GB"/>
        </w:rPr>
        <w:t>(</w:t>
      </w:r>
      <w:r w:rsidRPr="16E86D4F">
        <w:rPr>
          <w:rFonts w:eastAsiaTheme="minorEastAsia"/>
          <w:i/>
          <w:iCs/>
          <w:lang w:val="en-GB"/>
        </w:rPr>
        <w:t>Anguilla dieffenbachii</w:t>
      </w:r>
      <w:r w:rsidRPr="16E86D4F">
        <w:rPr>
          <w:rFonts w:eastAsiaTheme="minorEastAsia"/>
          <w:lang w:val="en-GB"/>
        </w:rPr>
        <w:t>) and invasive brown bullhead catfish (</w:t>
      </w:r>
      <w:r w:rsidRPr="16E86D4F">
        <w:rPr>
          <w:rFonts w:eastAsiaTheme="minorEastAsia"/>
          <w:i/>
          <w:iCs/>
          <w:lang w:val="en-GB"/>
        </w:rPr>
        <w:t>Ameiurus nebulosus</w:t>
      </w:r>
      <w:r w:rsidRPr="16E86D4F">
        <w:rPr>
          <w:rFonts w:eastAsiaTheme="minorEastAsia"/>
          <w:lang w:val="en-GB"/>
        </w:rPr>
        <w:t>)</w:t>
      </w:r>
      <w:del w:id="24" w:author="Frank Burdon" w:date="2026-05-08T07:05:00Z" w16du:dateUtc="2026-05-08T07:05:55Z">
        <w:r w:rsidRPr="16E86D4F" w:rsidDel="69ACA71B">
          <w:rPr>
            <w:rFonts w:eastAsiaTheme="minorEastAsia"/>
            <w:lang w:val="en-GB"/>
          </w:rPr>
          <w:delText>, a species introduced less than two centuries ago</w:delText>
        </w:r>
      </w:del>
      <w:r w:rsidRPr="16E86D4F">
        <w:rPr>
          <w:rFonts w:eastAsiaTheme="minorEastAsia"/>
          <w:lang w:val="en-GB"/>
        </w:rPr>
        <w:t xml:space="preserve">. </w:t>
      </w:r>
      <w:commentRangeEnd w:id="18"/>
      <w:r w:rsidRPr="16E86D4F">
        <w:rPr>
          <w:rStyle w:val="CommentReference"/>
          <w:rFonts w:eastAsiaTheme="minorEastAsia"/>
          <w:sz w:val="22"/>
          <w:szCs w:val="22"/>
          <w:lang w:val="en-GB"/>
        </w:rPr>
        <w:commentReference w:id="18"/>
      </w:r>
      <w:r w:rsidRPr="16E86D4F">
        <w:rPr>
          <w:rFonts w:eastAsiaTheme="minorEastAsia"/>
          <w:lang w:val="en-GB"/>
        </w:rPr>
        <w:t xml:space="preserve">Under laboratory conditions, we tested whether visual and chemical cues from these two predators induced different refuge-seeking and feeding behaviour </w:t>
      </w:r>
      <w:r w:rsidR="00704E68" w:rsidRPr="16E86D4F">
        <w:rPr>
          <w:rFonts w:eastAsiaTheme="minorEastAsia"/>
          <w:lang w:val="en-GB"/>
        </w:rPr>
        <w:t>responses</w:t>
      </w:r>
      <w:r w:rsidRPr="16E86D4F">
        <w:rPr>
          <w:rFonts w:eastAsiaTheme="minorEastAsia"/>
          <w:lang w:val="en-GB"/>
        </w:rPr>
        <w:t xml:space="preserve"> by kōura.</w:t>
      </w:r>
      <w:r w:rsidR="001E02EB" w:rsidRPr="16E86D4F">
        <w:rPr>
          <w:rFonts w:eastAsiaTheme="minorEastAsia"/>
          <w:lang w:val="en-GB"/>
        </w:rPr>
        <w:t xml:space="preserve"> P</w:t>
      </w:r>
      <w:r w:rsidRPr="16E86D4F">
        <w:rPr>
          <w:rFonts w:eastAsiaTheme="minorEastAsia"/>
          <w:lang w:val="en-GB"/>
        </w:rPr>
        <w:t xml:space="preserve">redator presence produced a NCE on refuge use, with kōura exposed to catfish cues showing significantly greater refuge-seeking behaviour than those exposed to eel cues. This </w:t>
      </w:r>
      <w:ins w:id="25" w:author="Frank Burdon" w:date="2026-05-08T07:09:00Z" w16du:dateUtc="2026-05-08T07:09:21Z">
        <w:r w:rsidR="0759852F" w:rsidRPr="16E86D4F">
          <w:rPr>
            <w:rFonts w:eastAsiaTheme="minorEastAsia"/>
            <w:lang w:val="en-GB"/>
          </w:rPr>
          <w:t xml:space="preserve">result </w:t>
        </w:r>
      </w:ins>
      <w:r w:rsidRPr="16E86D4F">
        <w:rPr>
          <w:rFonts w:eastAsiaTheme="minorEastAsia"/>
          <w:lang w:val="en-GB"/>
        </w:rPr>
        <w:t xml:space="preserve">is consistent </w:t>
      </w:r>
      <w:r w:rsidR="00452E27" w:rsidRPr="16E86D4F">
        <w:rPr>
          <w:rFonts w:eastAsiaTheme="minorEastAsia"/>
        </w:rPr>
        <w:t>with the generalisation theory</w:t>
      </w:r>
      <w:r w:rsidR="00452E27" w:rsidRPr="16E86D4F">
        <w:rPr>
          <w:rFonts w:eastAsiaTheme="minorEastAsia"/>
          <w:lang w:val="en-GB"/>
        </w:rPr>
        <w:t xml:space="preserve"> </w:t>
      </w:r>
      <w:r w:rsidRPr="16E86D4F">
        <w:rPr>
          <w:rFonts w:eastAsiaTheme="minorEastAsia"/>
          <w:lang w:val="en-GB"/>
        </w:rPr>
        <w:t>triggered by unfamiliar predator cues rather than classic prey naivety. Our study indicates catfish incursions may provoke a greater NCE</w:t>
      </w:r>
      <w:del w:id="26" w:author="Frank Burdon" w:date="2026-05-08T07:11:00Z" w16du:dateUtc="2026-05-08T07:11:10Z">
        <w:r w:rsidRPr="16E86D4F" w:rsidDel="69ACA71B">
          <w:rPr>
            <w:rFonts w:eastAsiaTheme="minorEastAsia"/>
            <w:lang w:val="en-GB"/>
          </w:rPr>
          <w:delText>s</w:delText>
        </w:r>
      </w:del>
      <w:r w:rsidRPr="16E86D4F">
        <w:rPr>
          <w:rFonts w:eastAsiaTheme="minorEastAsia"/>
          <w:lang w:val="en-GB"/>
        </w:rPr>
        <w:t xml:space="preserve"> on kōura </w:t>
      </w:r>
      <w:del w:id="27" w:author="Frank Burdon" w:date="2026-05-08T07:11:00Z" w16du:dateUtc="2026-05-08T07:11:23Z">
        <w:r w:rsidRPr="16E86D4F" w:rsidDel="69ACA71B">
          <w:rPr>
            <w:rFonts w:eastAsiaTheme="minorEastAsia"/>
            <w:lang w:val="en-GB"/>
          </w:rPr>
          <w:delText>refuge use</w:delText>
        </w:r>
      </w:del>
      <w:ins w:id="28" w:author="Frank Burdon" w:date="2026-05-08T07:11:00Z" w16du:dateUtc="2026-05-08T07:11:25Z">
        <w:r w:rsidR="39EFE881" w:rsidRPr="16E86D4F">
          <w:rPr>
            <w:rFonts w:eastAsiaTheme="minorEastAsia"/>
            <w:lang w:val="en-GB"/>
          </w:rPr>
          <w:t>behaviours</w:t>
        </w:r>
      </w:ins>
      <w:r w:rsidRPr="16E86D4F">
        <w:rPr>
          <w:rFonts w:eastAsiaTheme="minorEastAsia"/>
          <w:lang w:val="en-GB"/>
        </w:rPr>
        <w:t xml:space="preserve"> than resident eels. As catfish range expansion continues, these NCEs </w:t>
      </w:r>
      <w:ins w:id="29" w:author="Frank Burdon" w:date="2026-05-08T07:11:00Z" w16du:dateUtc="2026-05-08T07:11:57Z">
        <w:r w:rsidR="4963DA64" w:rsidRPr="16E86D4F">
          <w:rPr>
            <w:rFonts w:eastAsiaTheme="minorEastAsia"/>
            <w:lang w:val="en-GB"/>
          </w:rPr>
          <w:t xml:space="preserve">may </w:t>
        </w:r>
      </w:ins>
      <w:r w:rsidRPr="16E86D4F">
        <w:rPr>
          <w:rFonts w:eastAsiaTheme="minorEastAsia"/>
          <w:lang w:val="en-GB"/>
        </w:rPr>
        <w:t>represent an ecologically significant and underappreciated threat to kōura populations, compounding the direct predation pressure already documented for this invader.</w:t>
      </w:r>
    </w:p>
    <w:p w14:paraId="428B9DA1" w14:textId="77777777" w:rsidR="005F662D" w:rsidRPr="00F26D83" w:rsidRDefault="005F662D" w:rsidP="008135C1">
      <w:pPr>
        <w:rPr>
          <w:rFonts w:eastAsiaTheme="minorEastAsia"/>
          <w:b/>
          <w:bCs/>
          <w:lang w:val="en-GB"/>
        </w:rPr>
      </w:pPr>
      <w:r w:rsidRPr="00F26D83">
        <w:rPr>
          <w:rFonts w:eastAsiaTheme="minorEastAsia"/>
          <w:b/>
          <w:bCs/>
          <w:lang w:val="en-GB"/>
        </w:rPr>
        <w:t>Keywords</w:t>
      </w:r>
    </w:p>
    <w:p w14:paraId="012AF8C4" w14:textId="2DD281AF" w:rsidR="005F662D" w:rsidRPr="00F26D83" w:rsidRDefault="69ACA71B" w:rsidP="16E86D4F">
      <w:pPr>
        <w:rPr>
          <w:rFonts w:eastAsiaTheme="minorEastAsia"/>
          <w:lang w:val="en-GB"/>
        </w:rPr>
      </w:pPr>
      <w:r w:rsidRPr="16E86D4F">
        <w:rPr>
          <w:lang w:val="en-GB"/>
        </w:rPr>
        <w:t xml:space="preserve">Crayfish, </w:t>
      </w:r>
      <w:r w:rsidRPr="16E86D4F">
        <w:rPr>
          <w:rFonts w:eastAsiaTheme="minorEastAsia"/>
          <w:lang w:val="en-GB"/>
        </w:rPr>
        <w:t xml:space="preserve">Kōura, Brown bullhead catfish, </w:t>
      </w:r>
      <w:ins w:id="30" w:author="Guest User" w:date="2026-05-20T03:30:00Z" w16du:dateUtc="2026-05-20T03:30:52Z">
        <w:r w:rsidR="12296466" w:rsidRPr="16E86D4F">
          <w:rPr>
            <w:rFonts w:eastAsiaTheme="minorEastAsia"/>
            <w:lang w:val="en-GB"/>
          </w:rPr>
          <w:t xml:space="preserve">Eel, </w:t>
        </w:r>
      </w:ins>
      <w:r w:rsidRPr="16E86D4F">
        <w:rPr>
          <w:rFonts w:eastAsiaTheme="minorEastAsia"/>
          <w:lang w:val="en-GB"/>
        </w:rPr>
        <w:t>Antipredator behaviour</w:t>
      </w:r>
      <w:ins w:id="31" w:author="Guest User" w:date="2026-05-20T03:29:00Z" w16du:dateUtc="2026-05-20T03:29:35Z">
        <w:r w:rsidR="209FA4B1" w:rsidRPr="16E86D4F">
          <w:rPr>
            <w:rFonts w:eastAsiaTheme="minorEastAsia"/>
            <w:lang w:val="en-GB"/>
          </w:rPr>
          <w:t>, Rotorua Te Arawa Lakes</w:t>
        </w:r>
      </w:ins>
    </w:p>
    <w:p w14:paraId="07CBDAF3" w14:textId="45D744F8" w:rsidR="003E3E54" w:rsidRPr="00F26D83" w:rsidRDefault="003E3E54" w:rsidP="008135C1">
      <w:pPr>
        <w:spacing w:after="0" w:line="360" w:lineRule="auto"/>
        <w:rPr>
          <w:rFonts w:eastAsiaTheme="minorEastAsia"/>
          <w:b/>
          <w:sz w:val="28"/>
          <w:szCs w:val="28"/>
          <w:lang w:val="en-GB"/>
        </w:rPr>
      </w:pPr>
      <w:r w:rsidRPr="00F26D83">
        <w:rPr>
          <w:rFonts w:eastAsiaTheme="minorEastAsia"/>
          <w:b/>
          <w:sz w:val="28"/>
          <w:szCs w:val="28"/>
          <w:lang w:val="en-GB"/>
        </w:rPr>
        <w:t>Introduction</w:t>
      </w:r>
    </w:p>
    <w:p w14:paraId="662D6A7B" w14:textId="0A5B01D5" w:rsidR="0022148D" w:rsidRPr="009D1DAE" w:rsidRDefault="69ACA71B">
      <w:pPr>
        <w:spacing w:after="0" w:line="360" w:lineRule="auto"/>
        <w:rPr>
          <w:lang w:val="en-GB"/>
          <w:rPrChange w:id="32" w:author="Raven, Olivier (Student)" w:date="2026-05-20T17:04:00Z" w16du:dateUtc="2026-05-20T05:04:00Z">
            <w:rPr>
              <w:rFonts w:eastAsiaTheme="minorEastAsia"/>
              <w:lang w:val="en-GB"/>
            </w:rPr>
          </w:rPrChange>
        </w:rPr>
        <w:pPrChange w:id="33" w:author="Raven, Olivier (Student)" w:date="2026-05-20T17:05:00Z" w16du:dateUtc="2026-05-20T05:05:00Z">
          <w:pPr>
            <w:spacing w:after="0" w:line="300" w:lineRule="auto"/>
          </w:pPr>
        </w:pPrChange>
      </w:pPr>
      <w:r w:rsidRPr="009D1DAE">
        <w:rPr>
          <w:lang w:val="en-GB"/>
          <w:rPrChange w:id="34" w:author="Raven, Olivier (Student)" w:date="2026-05-20T17:04:00Z" w16du:dateUtc="2026-05-20T05:04:00Z">
            <w:rPr>
              <w:rFonts w:eastAsiaTheme="minorEastAsia"/>
              <w:lang w:val="en-GB"/>
            </w:rPr>
          </w:rPrChange>
        </w:rPr>
        <w:lastRenderedPageBreak/>
        <w:t xml:space="preserve">Biological invasions can have profound impacts on invaded ecosystems, particularly through the introduction of novel predators that prey upon </w:t>
      </w:r>
      <w:ins w:id="35" w:author="Frank Burdon" w:date="2026-05-08T07:44:00Z" w16du:dateUtc="2026-05-08T07:44:00Z">
        <w:r w:rsidR="1BF54B23" w:rsidRPr="009D1DAE">
          <w:rPr>
            <w:lang w:val="en-GB"/>
            <w:rPrChange w:id="36" w:author="Raven, Olivier (Student)" w:date="2026-05-20T17:04:00Z" w16du:dateUtc="2026-05-20T05:04:00Z">
              <w:rPr>
                <w:rFonts w:eastAsiaTheme="minorEastAsia"/>
                <w:lang w:val="en-GB"/>
              </w:rPr>
            </w:rPrChange>
          </w:rPr>
          <w:t xml:space="preserve">naïve </w:t>
        </w:r>
      </w:ins>
      <w:r w:rsidRPr="009D1DAE">
        <w:rPr>
          <w:lang w:val="en-GB"/>
          <w:rPrChange w:id="37" w:author="Raven, Olivier (Student)" w:date="2026-05-20T17:04:00Z" w16du:dateUtc="2026-05-20T05:04:00Z">
            <w:rPr>
              <w:rFonts w:eastAsiaTheme="minorEastAsia"/>
              <w:lang w:val="en-GB"/>
            </w:rPr>
          </w:rPrChange>
        </w:rPr>
        <w:t>native species</w:t>
      </w:r>
      <w:del w:id="38" w:author="Guest User" w:date="2026-05-20T02:49:00Z" w16du:dateUtc="2026-05-20T02:49:49Z">
        <w:r w:rsidRPr="009D1DAE" w:rsidDel="69ACA71B">
          <w:rPr>
            <w:lang w:val="en-GB"/>
            <w:rPrChange w:id="39" w:author="Raven, Olivier (Student)" w:date="2026-05-20T17:04:00Z" w16du:dateUtc="2026-05-20T05:04:00Z">
              <w:rPr>
                <w:rFonts w:eastAsiaTheme="minorEastAsia"/>
                <w:lang w:val="en-GB"/>
              </w:rPr>
            </w:rPrChange>
          </w:rPr>
          <w:delText xml:space="preserve"> </w:delText>
        </w:r>
      </w:del>
      <w:del w:id="40" w:author="Frank Burdon" w:date="2026-05-08T07:44:00Z" w16du:dateUtc="2026-05-08T07:44:29Z">
        <w:r w:rsidRPr="009D1DAE" w:rsidDel="69ACA71B">
          <w:rPr>
            <w:lang w:val="en-GB"/>
            <w:rPrChange w:id="41" w:author="Raven, Olivier (Student)" w:date="2026-05-20T17:04:00Z" w16du:dateUtc="2026-05-20T05:04:00Z">
              <w:rPr>
                <w:rFonts w:eastAsiaTheme="minorEastAsia"/>
                <w:lang w:val="en-GB"/>
              </w:rPr>
            </w:rPrChange>
          </w:rPr>
          <w:delText>lacking</w:delText>
        </w:r>
      </w:del>
      <w:del w:id="42" w:author="Guest User" w:date="2026-05-20T02:49:00Z" w16du:dateUtc="2026-05-20T02:49:50Z">
        <w:r w:rsidRPr="009D1DAE" w:rsidDel="69ACA71B">
          <w:rPr>
            <w:lang w:val="en-GB"/>
            <w:rPrChange w:id="43" w:author="Raven, Olivier (Student)" w:date="2026-05-20T17:04:00Z" w16du:dateUtc="2026-05-20T05:04:00Z">
              <w:rPr>
                <w:rFonts w:eastAsiaTheme="minorEastAsia"/>
                <w:lang w:val="en-GB"/>
              </w:rPr>
            </w:rPrChange>
          </w:rPr>
          <w:delText xml:space="preserve"> </w:delText>
        </w:r>
      </w:del>
      <w:del w:id="44" w:author="Frank Burdon" w:date="2026-05-08T07:35:00Z" w16du:dateUtc="2026-05-08T07:35:37Z">
        <w:r w:rsidRPr="009D1DAE" w:rsidDel="69ACA71B">
          <w:rPr>
            <w:lang w:val="en-GB"/>
            <w:rPrChange w:id="45" w:author="Raven, Olivier (Student)" w:date="2026-05-20T17:04:00Z" w16du:dateUtc="2026-05-20T05:04:00Z">
              <w:rPr>
                <w:rFonts w:eastAsiaTheme="minorEastAsia"/>
                <w:lang w:val="en-GB"/>
              </w:rPr>
            </w:rPrChange>
          </w:rPr>
          <w:delText>an evolutionary history with them</w:delText>
        </w:r>
      </w:del>
      <w:ins w:id="46" w:author="Frank Burdon" w:date="2026-05-08T07:35:00Z" w16du:dateUtc="2026-05-08T07:35:37Z">
        <w:r w:rsidR="37EF8ECC" w:rsidRPr="009D1DAE">
          <w:rPr>
            <w:lang w:val="en-GB"/>
            <w:rPrChange w:id="47" w:author="Raven, Olivier (Student)" w:date="2026-05-20T17:04:00Z" w16du:dateUtc="2026-05-20T05:04:00Z">
              <w:rPr>
                <w:rFonts w:ascii="Segoe UI" w:eastAsia="Segoe UI" w:hAnsi="Segoe UI" w:cs="Segoe UI"/>
                <w:sz w:val="21"/>
                <w:szCs w:val="21"/>
                <w:lang w:val="en-GB"/>
              </w:rPr>
            </w:rPrChange>
          </w:rPr>
          <w:t xml:space="preserve"> lacking coevolved defence mechanisms</w:t>
        </w:r>
      </w:ins>
      <w:r w:rsidR="00AE3192" w:rsidRPr="009D1DAE">
        <w:rPr>
          <w:lang w:val="en-GB"/>
          <w:rPrChange w:id="48" w:author="Raven, Olivier (Student)" w:date="2026-05-20T17:04:00Z" w16du:dateUtc="2026-05-20T05:04:00Z">
            <w:rPr>
              <w:rFonts w:eastAsiaTheme="minorEastAsia"/>
              <w:lang w:val="en-GB"/>
            </w:rPr>
          </w:rPrChange>
        </w:rPr>
        <w:t xml:space="preserve"> (Doherty et al. 2016).</w:t>
      </w:r>
      <w:r w:rsidR="00AE3192" w:rsidRPr="009D1DAE">
        <w:rPr>
          <w:lang w:val="en-GB"/>
          <w:rPrChange w:id="49" w:author="Raven, Olivier (Student)" w:date="2026-05-20T17:04:00Z" w16du:dateUtc="2026-05-20T05:04:00Z">
            <w:rPr>
              <w:rFonts w:eastAsiaTheme="minorEastAsia"/>
            </w:rPr>
          </w:rPrChange>
        </w:rPr>
        <w:t xml:space="preserve"> </w:t>
      </w:r>
      <w:r w:rsidRPr="009D1DAE">
        <w:rPr>
          <w:lang w:val="en-GB"/>
          <w:rPrChange w:id="50" w:author="Raven, Olivier (Student)" w:date="2026-05-20T17:04:00Z" w16du:dateUtc="2026-05-20T05:04:00Z">
            <w:rPr>
              <w:rFonts w:eastAsiaTheme="minorEastAsia"/>
              <w:lang w:val="en-GB"/>
            </w:rPr>
          </w:rPrChange>
        </w:rPr>
        <w:t xml:space="preserve">Native prey </w:t>
      </w:r>
      <w:bookmarkStart w:id="51" w:name="_Int_CbQy8Lti"/>
      <w:r w:rsidR="00D520BA" w:rsidRPr="009D1DAE">
        <w:rPr>
          <w:lang w:val="en-GB"/>
          <w:rPrChange w:id="52" w:author="Raven, Olivier (Student)" w:date="2026-05-20T17:04:00Z" w16du:dateUtc="2026-05-20T05:04:00Z">
            <w:rPr>
              <w:rFonts w:eastAsiaTheme="minorEastAsia"/>
              <w:lang w:val="en-GB"/>
            </w:rPr>
          </w:rPrChange>
        </w:rPr>
        <w:t xml:space="preserve">may be naïve </w:t>
      </w:r>
      <w:r w:rsidR="00AD2805" w:rsidRPr="009D1DAE">
        <w:rPr>
          <w:lang w:val="en-GB"/>
          <w:rPrChange w:id="53" w:author="Raven, Olivier (Student)" w:date="2026-05-20T17:04:00Z" w16du:dateUtc="2026-05-20T05:04:00Z">
            <w:rPr>
              <w:rFonts w:eastAsiaTheme="minorEastAsia"/>
              <w:lang w:val="en-GB"/>
            </w:rPr>
          </w:rPrChange>
        </w:rPr>
        <w:t xml:space="preserve">not just to a specific invader, but to entire functional groups of predators, making them </w:t>
      </w:r>
      <w:r w:rsidR="00272C22" w:rsidRPr="009D1DAE">
        <w:rPr>
          <w:lang w:val="en-GB"/>
          <w:rPrChange w:id="54" w:author="Raven, Olivier (Student)" w:date="2026-05-20T17:04:00Z" w16du:dateUtc="2026-05-20T05:04:00Z">
            <w:rPr>
              <w:rFonts w:eastAsiaTheme="minorEastAsia"/>
              <w:lang w:val="en-GB"/>
            </w:rPr>
          </w:rPrChange>
        </w:rPr>
        <w:t xml:space="preserve">especially </w:t>
      </w:r>
      <w:r w:rsidR="00A9319C" w:rsidRPr="009D1DAE">
        <w:rPr>
          <w:lang w:val="en-GB"/>
          <w:rPrChange w:id="55" w:author="Raven, Olivier (Student)" w:date="2026-05-20T17:04:00Z" w16du:dateUtc="2026-05-20T05:04:00Z">
            <w:rPr>
              <w:rFonts w:eastAsiaTheme="minorEastAsia"/>
              <w:lang w:val="en-GB"/>
            </w:rPr>
          </w:rPrChange>
        </w:rPr>
        <w:t>vulnerable</w:t>
      </w:r>
      <w:r w:rsidR="00272C22" w:rsidRPr="009D1DAE">
        <w:rPr>
          <w:lang w:val="en-GB"/>
          <w:rPrChange w:id="56" w:author="Raven, Olivier (Student)" w:date="2026-05-20T17:04:00Z" w16du:dateUtc="2026-05-20T05:04:00Z">
            <w:rPr>
              <w:rFonts w:eastAsiaTheme="minorEastAsia"/>
              <w:lang w:val="en-GB"/>
            </w:rPr>
          </w:rPrChange>
        </w:rPr>
        <w:t xml:space="preserve"> </w:t>
      </w:r>
      <w:r w:rsidR="00806FB1" w:rsidRPr="009D1DAE">
        <w:rPr>
          <w:lang w:val="en-GB"/>
          <w:rPrChange w:id="57" w:author="Raven, Olivier (Student)" w:date="2026-05-20T17:04:00Z" w16du:dateUtc="2026-05-20T05:04:00Z">
            <w:rPr>
              <w:rFonts w:eastAsiaTheme="minorEastAsia"/>
              <w:lang w:val="en-GB"/>
            </w:rPr>
          </w:rPrChange>
        </w:rPr>
        <w:t xml:space="preserve">to direct predation </w:t>
      </w:r>
      <w:r w:rsidR="002F343A" w:rsidRPr="009D1DAE">
        <w:rPr>
          <w:lang w:val="en-GB"/>
          <w:rPrChange w:id="58" w:author="Raven, Olivier (Student)" w:date="2026-05-20T17:04:00Z" w16du:dateUtc="2026-05-20T05:04:00Z">
            <w:rPr>
              <w:rFonts w:eastAsiaTheme="minorEastAsia"/>
              <w:lang w:val="en-GB"/>
            </w:rPr>
          </w:rPrChange>
        </w:rPr>
        <w:t>when</w:t>
      </w:r>
      <w:r w:rsidR="00272C22" w:rsidRPr="009D1DAE">
        <w:rPr>
          <w:lang w:val="en-GB"/>
          <w:rPrChange w:id="59" w:author="Raven, Olivier (Student)" w:date="2026-05-20T17:04:00Z" w16du:dateUtc="2026-05-20T05:04:00Z">
            <w:rPr>
              <w:rFonts w:eastAsiaTheme="minorEastAsia"/>
              <w:lang w:val="en-GB"/>
            </w:rPr>
          </w:rPrChange>
        </w:rPr>
        <w:t xml:space="preserve"> </w:t>
      </w:r>
      <w:r w:rsidR="00A9319C" w:rsidRPr="009D1DAE">
        <w:rPr>
          <w:lang w:val="en-GB"/>
          <w:rPrChange w:id="60" w:author="Raven, Olivier (Student)" w:date="2026-05-20T17:04:00Z" w16du:dateUtc="2026-05-20T05:04:00Z">
            <w:rPr>
              <w:rFonts w:eastAsiaTheme="minorEastAsia"/>
              <w:lang w:val="en-GB"/>
            </w:rPr>
          </w:rPrChange>
        </w:rPr>
        <w:t>an</w:t>
      </w:r>
      <w:r w:rsidR="00272C22" w:rsidRPr="009D1DAE">
        <w:rPr>
          <w:lang w:val="en-GB"/>
          <w:rPrChange w:id="61" w:author="Raven, Olivier (Student)" w:date="2026-05-20T17:04:00Z" w16du:dateUtc="2026-05-20T05:04:00Z">
            <w:rPr>
              <w:rFonts w:eastAsiaTheme="minorEastAsia"/>
              <w:lang w:val="en-GB"/>
            </w:rPr>
          </w:rPrChange>
        </w:rPr>
        <w:t xml:space="preserve"> invasion introduces a predator type entirely absent from </w:t>
      </w:r>
      <w:r w:rsidR="00AD48E3" w:rsidRPr="009D1DAE">
        <w:rPr>
          <w:lang w:val="en-GB"/>
          <w:rPrChange w:id="62" w:author="Raven, Olivier (Student)" w:date="2026-05-20T17:04:00Z" w16du:dateUtc="2026-05-20T05:04:00Z">
            <w:rPr>
              <w:rFonts w:eastAsiaTheme="minorEastAsia"/>
              <w:lang w:val="en-GB"/>
            </w:rPr>
          </w:rPrChange>
        </w:rPr>
        <w:t>their</w:t>
      </w:r>
      <w:r w:rsidR="00272C22" w:rsidRPr="009D1DAE">
        <w:rPr>
          <w:lang w:val="en-GB"/>
          <w:rPrChange w:id="63" w:author="Raven, Olivier (Student)" w:date="2026-05-20T17:04:00Z" w16du:dateUtc="2026-05-20T05:04:00Z">
            <w:rPr>
              <w:rFonts w:eastAsiaTheme="minorEastAsia"/>
              <w:lang w:val="en-GB"/>
            </w:rPr>
          </w:rPrChange>
        </w:rPr>
        <w:t xml:space="preserve"> evolutionary history</w:t>
      </w:r>
      <w:r w:rsidR="00143C84" w:rsidRPr="009D1DAE">
        <w:rPr>
          <w:lang w:val="en-GB"/>
          <w:rPrChange w:id="64" w:author="Raven, Olivier (Student)" w:date="2026-05-20T17:04:00Z" w16du:dateUtc="2026-05-20T05:04:00Z">
            <w:rPr>
              <w:rFonts w:eastAsiaTheme="minorEastAsia"/>
              <w:lang w:val="en-GB"/>
            </w:rPr>
          </w:rPrChange>
        </w:rPr>
        <w:t xml:space="preserve"> (</w:t>
      </w:r>
      <w:r w:rsidR="00143C84" w:rsidRPr="009D1DAE">
        <w:rPr>
          <w:lang w:val="en-GB"/>
          <w:rPrChange w:id="65" w:author="Raven, Olivier (Student)" w:date="2026-05-20T17:04:00Z" w16du:dateUtc="2026-05-20T05:04:00Z">
            <w:rPr>
              <w:rFonts w:eastAsiaTheme="minorEastAsia"/>
            </w:rPr>
          </w:rPrChange>
        </w:rPr>
        <w:t>Sih et al. 2010; Carthey &amp; Banks 2014</w:t>
      </w:r>
      <w:r w:rsidR="00143C84" w:rsidRPr="009D1DAE">
        <w:rPr>
          <w:lang w:val="en-GB"/>
          <w:rPrChange w:id="66" w:author="Raven, Olivier (Student)" w:date="2026-05-20T17:04:00Z" w16du:dateUtc="2026-05-20T05:04:00Z">
            <w:rPr>
              <w:rFonts w:eastAsiaTheme="minorEastAsia"/>
              <w:lang w:val="en-GB"/>
            </w:rPr>
          </w:rPrChange>
        </w:rPr>
        <w:t>)</w:t>
      </w:r>
      <w:r w:rsidR="00CC6E34" w:rsidRPr="009D1DAE">
        <w:rPr>
          <w:lang w:val="en-GB"/>
          <w:rPrChange w:id="67" w:author="Raven, Olivier (Student)" w:date="2026-05-20T17:04:00Z" w16du:dateUtc="2026-05-20T05:04:00Z">
            <w:rPr>
              <w:rFonts w:eastAsiaTheme="minorEastAsia"/>
              <w:lang w:val="en-GB"/>
            </w:rPr>
          </w:rPrChange>
        </w:rPr>
        <w:t>.</w:t>
      </w:r>
      <w:bookmarkEnd w:id="51"/>
      <w:r w:rsidR="00A9319C" w:rsidRPr="009D1DAE">
        <w:rPr>
          <w:lang w:val="en-GB"/>
          <w:rPrChange w:id="68" w:author="Raven, Olivier (Student)" w:date="2026-05-20T17:04:00Z" w16du:dateUtc="2026-05-20T05:04:00Z">
            <w:rPr>
              <w:rFonts w:eastAsiaTheme="minorEastAsia"/>
              <w:lang w:val="en-GB"/>
            </w:rPr>
          </w:rPrChange>
        </w:rPr>
        <w:t xml:space="preserve"> </w:t>
      </w:r>
      <w:r w:rsidRPr="009D1DAE">
        <w:rPr>
          <w:lang w:val="en-GB"/>
          <w:rPrChange w:id="69" w:author="Raven, Olivier (Student)" w:date="2026-05-20T17:04:00Z" w16du:dateUtc="2026-05-20T05:04:00Z">
            <w:rPr>
              <w:rFonts w:eastAsiaTheme="minorEastAsia"/>
              <w:lang w:val="en-GB"/>
            </w:rPr>
          </w:rPrChange>
        </w:rPr>
        <w:t>In addition to these consumptive effects, native prey may exhibit heightened fear responses to invasive predators, leading to the development of anti-predator behaviours such as increased refuge use and avoidance of open habitats (Kindlinger &amp; Albins 2017). These behavioural changes, termed non-consumptive effects (NCEs), can substantially influence population dynamics by reducing foraging activity, growth, and reproductive output (Preisser et al. 2005). In contrast, native predators generally elicit different responses because prey and predators have co-evolved, resulting in behavioural and physiological adaptations that stabilise predator–prey interactions (Abrams 2000).</w:t>
      </w:r>
    </w:p>
    <w:p w14:paraId="5E147079" w14:textId="5AB5A521" w:rsidR="00664E0D" w:rsidRPr="00F26D83" w:rsidRDefault="621CD99C" w:rsidP="7B7AD5D7">
      <w:pPr>
        <w:spacing w:line="360" w:lineRule="auto"/>
        <w:rPr>
          <w:lang w:val="en-GB"/>
        </w:rPr>
      </w:pPr>
      <w:ins w:id="70" w:author="Frank Burdon" w:date="2026-05-12T05:44:00Z" w16du:dateUtc="2026-05-12T05:44:56Z">
        <w:r w:rsidRPr="7B7AD5D7">
          <w:rPr>
            <w:lang w:val="en-GB"/>
          </w:rPr>
          <w:t>Chemical signals (kairom</w:t>
        </w:r>
      </w:ins>
      <w:ins w:id="71" w:author="Frank Burdon" w:date="2026-05-12T05:45:00Z" w16du:dateUtc="2026-05-12T05:45:01Z">
        <w:r w:rsidRPr="7B7AD5D7">
          <w:rPr>
            <w:lang w:val="en-GB"/>
          </w:rPr>
          <w:t>ones</w:t>
        </w:r>
      </w:ins>
      <w:ins w:id="72" w:author="Frank Burdon" w:date="2026-05-12T05:44:00Z" w16du:dateUtc="2026-05-12T05:44:56Z">
        <w:r w:rsidRPr="7B7AD5D7">
          <w:rPr>
            <w:lang w:val="en-GB"/>
          </w:rPr>
          <w:t>)</w:t>
        </w:r>
      </w:ins>
      <w:ins w:id="73" w:author="Frank Burdon" w:date="2026-05-12T05:45:00Z" w16du:dateUtc="2026-05-12T05:45:22Z">
        <w:r w:rsidRPr="7B7AD5D7">
          <w:rPr>
            <w:lang w:val="en-GB"/>
          </w:rPr>
          <w:t xml:space="preserve"> are a key component of NCE</w:t>
        </w:r>
      </w:ins>
      <w:ins w:id="74" w:author="Frank Burdon" w:date="2026-05-12T05:44:00Z" w16du:dateUtc="2026-05-12T05:44:04Z">
        <w:r w:rsidR="76044680" w:rsidRPr="7B7AD5D7">
          <w:rPr>
            <w:lang w:val="en-GB"/>
          </w:rPr>
          <w:t>s</w:t>
        </w:r>
      </w:ins>
      <w:ins w:id="75" w:author="Frank Burdon" w:date="2026-05-12T05:45:00Z" w16du:dateUtc="2026-05-12T05:45:27Z">
        <w:r w:rsidR="34E6912E" w:rsidRPr="7B7AD5D7">
          <w:rPr>
            <w:lang w:val="en-GB"/>
          </w:rPr>
          <w:t xml:space="preserve"> ().</w:t>
        </w:r>
      </w:ins>
      <w:ins w:id="76" w:author="Frank Burdon" w:date="2026-05-12T05:43:00Z" w16du:dateUtc="2026-05-12T05:43:13Z">
        <w:r w:rsidR="3933E83F" w:rsidRPr="7B7AD5D7">
          <w:rPr>
            <w:lang w:val="en-GB"/>
          </w:rPr>
          <w:t xml:space="preserve"> </w:t>
        </w:r>
      </w:ins>
      <w:r w:rsidR="37CF2230" w:rsidRPr="7B7AD5D7">
        <w:rPr>
          <w:lang w:val="en-GB"/>
        </w:rPr>
        <w:t xml:space="preserve">Freshwater crayfish </w:t>
      </w:r>
      <w:del w:id="77" w:author="Frank Burdon" w:date="2026-05-12T05:15:00Z" w16du:dateUtc="2026-05-12T05:15:34Z">
        <w:r w:rsidR="37CF2230" w:rsidRPr="009D1DAE" w:rsidDel="37CF2230">
          <w:rPr>
            <w:lang w:val="en-GB"/>
            <w:rPrChange w:id="78" w:author="Raven, Olivier (Student)" w:date="2026-05-20T17:04:00Z" w16du:dateUtc="2026-05-20T05:04:00Z">
              <w:rPr>
                <w:rFonts w:ascii="Calibri" w:eastAsia="Calibri" w:hAnsi="Calibri" w:cs="Calibri"/>
                <w:lang w:val="en-GB"/>
              </w:rPr>
            </w:rPrChange>
          </w:rPr>
          <w:delText xml:space="preserve">often live in turbid flowing water or in the dark depths of lakes where they </w:delText>
        </w:r>
        <w:r w:rsidR="37CF2230" w:rsidRPr="7B7AD5D7" w:rsidDel="37CF2230">
          <w:rPr>
            <w:lang w:val="en-GB"/>
          </w:rPr>
          <w:delText xml:space="preserve">rely primarily </w:delText>
        </w:r>
      </w:del>
      <w:ins w:id="79" w:author="Frank Burdon" w:date="2026-05-12T05:15:00Z" w16du:dateUtc="2026-05-12T05:15:39Z">
        <w:r w:rsidR="74480FFA" w:rsidRPr="7B7AD5D7">
          <w:rPr>
            <w:lang w:val="en-GB"/>
          </w:rPr>
          <w:t>release and detect</w:t>
        </w:r>
      </w:ins>
      <w:del w:id="80" w:author="Frank Burdon" w:date="2026-05-12T05:15:00Z" w16du:dateUtc="2026-05-12T05:15:41Z">
        <w:r w:rsidR="37CF2230" w:rsidRPr="7B7AD5D7" w:rsidDel="37CF2230">
          <w:rPr>
            <w:lang w:val="en-GB"/>
          </w:rPr>
          <w:delText>on</w:delText>
        </w:r>
      </w:del>
      <w:r w:rsidR="37CF2230" w:rsidRPr="7B7AD5D7">
        <w:rPr>
          <w:lang w:val="en-GB"/>
        </w:rPr>
        <w:t xml:space="preserve"> </w:t>
      </w:r>
      <w:del w:id="81" w:author="Frank Burdon" w:date="2026-05-12T05:45:00Z" w16du:dateUtc="2026-05-12T05:45:36Z">
        <w:r w:rsidR="37CF2230" w:rsidRPr="7B7AD5D7" w:rsidDel="37CF2230">
          <w:rPr>
            <w:lang w:val="en-GB"/>
          </w:rPr>
          <w:delText>chemical cues (</w:delText>
        </w:r>
      </w:del>
      <w:r w:rsidR="37CF2230" w:rsidRPr="7B7AD5D7">
        <w:rPr>
          <w:lang w:val="en-GB"/>
        </w:rPr>
        <w:t>kairomones</w:t>
      </w:r>
      <w:del w:id="82" w:author="Frank Burdon" w:date="2026-05-12T05:45:00Z" w16du:dateUtc="2026-05-12T05:45:40Z">
        <w:r w:rsidR="37CF2230" w:rsidRPr="7B7AD5D7" w:rsidDel="37CF2230">
          <w:rPr>
            <w:lang w:val="en-GB"/>
          </w:rPr>
          <w:delText>)</w:delText>
        </w:r>
      </w:del>
      <w:r w:rsidR="37CF2230" w:rsidRPr="7B7AD5D7">
        <w:rPr>
          <w:lang w:val="en-GB"/>
        </w:rPr>
        <w:t xml:space="preserve"> </w:t>
      </w:r>
      <w:ins w:id="83" w:author="Frank Burdon" w:date="2026-05-12T05:16:00Z" w16du:dateUtc="2026-05-12T05:16:32Z">
        <w:r w:rsidR="7402B29B" w:rsidRPr="7B7AD5D7">
          <w:rPr>
            <w:lang w:val="en-GB"/>
          </w:rPr>
          <w:t>to help navigate aquatic environments and mediate interactions</w:t>
        </w:r>
      </w:ins>
      <w:del w:id="84" w:author="Frank Burdon" w:date="2026-05-12T05:15:00Z" w16du:dateUtc="2026-05-12T05:15:51Z">
        <w:r w:rsidR="37CF2230" w:rsidRPr="7B7AD5D7" w:rsidDel="37CF2230">
          <w:rPr>
            <w:lang w:val="en-GB"/>
          </w:rPr>
          <w:delText>rather than visual cues to detect and</w:delText>
        </w:r>
      </w:del>
      <w:r w:rsidR="37CF2230" w:rsidRPr="7B7AD5D7">
        <w:rPr>
          <w:lang w:val="en-GB"/>
        </w:rPr>
        <w:t xml:space="preserve"> </w:t>
      </w:r>
      <w:del w:id="85" w:author="Frank Burdon" w:date="2026-05-12T05:16:00Z" w16du:dateUtc="2026-05-12T05:16:56Z">
        <w:r w:rsidR="37CF2230" w:rsidRPr="7B7AD5D7" w:rsidDel="37CF2230">
          <w:rPr>
            <w:lang w:val="en-GB"/>
          </w:rPr>
          <w:delText xml:space="preserve">respond to </w:delText>
        </w:r>
      </w:del>
      <w:ins w:id="86" w:author="Frank Burdon" w:date="2026-05-12T05:16:00Z" w16du:dateUtc="2026-05-12T05:16:57Z">
        <w:r w:rsidR="03262DD7" w:rsidRPr="7B7AD5D7">
          <w:rPr>
            <w:lang w:val="en-GB"/>
          </w:rPr>
          <w:t xml:space="preserve">with </w:t>
        </w:r>
      </w:ins>
      <w:r w:rsidR="37CF2230" w:rsidRPr="7B7AD5D7">
        <w:rPr>
          <w:lang w:val="en-GB"/>
        </w:rPr>
        <w:t>predatory fish (Blake &amp; Hart 1993; Brönmark &amp; Hansson 2012;</w:t>
      </w:r>
      <w:r w:rsidR="37CF2230" w:rsidRPr="7B7AD5D7">
        <w:rPr>
          <w:rFonts w:ascii="Calibri" w:eastAsia="Calibri" w:hAnsi="Calibri" w:cs="Calibri"/>
          <w:lang w:val="en-GB"/>
        </w:rPr>
        <w:t xml:space="preserve"> Wood &amp; Moore 2020b</w:t>
      </w:r>
      <w:r w:rsidR="37CF2230" w:rsidRPr="7B7AD5D7">
        <w:rPr>
          <w:lang w:val="en-GB"/>
        </w:rPr>
        <w:t xml:space="preserve">). These kairomones carry signals via excreta, mucus, or skin, that crayfish use to </w:t>
      </w:r>
      <w:del w:id="87" w:author="Frank Burdon" w:date="2026-05-12T05:18:00Z" w16du:dateUtc="2026-05-12T05:18:27Z">
        <w:r w:rsidR="37CF2230" w:rsidRPr="7B7AD5D7" w:rsidDel="37CF2230">
          <w:rPr>
            <w:lang w:val="en-GB"/>
          </w:rPr>
          <w:delText xml:space="preserve">assess </w:delText>
        </w:r>
      </w:del>
      <w:ins w:id="88" w:author="Frank Burdon" w:date="2026-05-12T05:18:00Z" w16du:dateUtc="2026-05-12T05:18:33Z">
        <w:r w:rsidR="6C745EAC" w:rsidRPr="7B7AD5D7">
          <w:rPr>
            <w:lang w:val="en-GB"/>
          </w:rPr>
          <w:t xml:space="preserve">detect </w:t>
        </w:r>
      </w:ins>
      <w:r w:rsidR="37CF2230" w:rsidRPr="7B7AD5D7">
        <w:rPr>
          <w:lang w:val="en-GB"/>
        </w:rPr>
        <w:t>predator</w:t>
      </w:r>
      <w:ins w:id="89" w:author="Frank Burdon" w:date="2026-05-12T05:18:00Z" w16du:dateUtc="2026-05-12T05:18:35Z">
        <w:r w:rsidR="0884E0D6" w:rsidRPr="7B7AD5D7">
          <w:rPr>
            <w:lang w:val="en-GB"/>
          </w:rPr>
          <w:t>s</w:t>
        </w:r>
      </w:ins>
      <w:ins w:id="90" w:author="Frank Burdon" w:date="2026-05-12T05:42:00Z" w16du:dateUtc="2026-05-12T05:42:03Z">
        <w:r w:rsidR="729181B9" w:rsidRPr="7B7AD5D7">
          <w:rPr>
            <w:lang w:val="en-GB"/>
          </w:rPr>
          <w:t xml:space="preserve"> (REF).</w:t>
        </w:r>
      </w:ins>
      <w:del w:id="91" w:author="Frank Burdon" w:date="2026-05-12T05:18:00Z" w16du:dateUtc="2026-05-12T05:18:38Z">
        <w:r w:rsidR="37CF2230" w:rsidRPr="7B7AD5D7" w:rsidDel="37CF2230">
          <w:rPr>
            <w:lang w:val="en-GB"/>
          </w:rPr>
          <w:delText xml:space="preserve"> risk</w:delText>
        </w:r>
      </w:del>
      <w:del w:id="92" w:author="Frank Burdon" w:date="2026-05-12T05:42:00Z" w16du:dateUtc="2026-05-12T05:42:08Z">
        <w:r w:rsidR="37CF2230" w:rsidRPr="7B7AD5D7" w:rsidDel="37CF2230">
          <w:rPr>
            <w:lang w:val="en-GB"/>
          </w:rPr>
          <w:delText xml:space="preserve">, </w:delText>
        </w:r>
      </w:del>
      <w:ins w:id="93" w:author="Frank Burdon" w:date="2026-05-12T05:42:00Z" w16du:dateUtc="2026-05-12T05:42:19Z">
        <w:r w:rsidR="1DB2A0C9" w:rsidRPr="7B7AD5D7">
          <w:rPr>
            <w:lang w:val="en-GB"/>
          </w:rPr>
          <w:t xml:space="preserve">Crayfish may </w:t>
        </w:r>
      </w:ins>
      <w:r w:rsidR="37CF2230" w:rsidRPr="7B7AD5D7">
        <w:rPr>
          <w:lang w:val="en-GB"/>
        </w:rPr>
        <w:t>respond</w:t>
      </w:r>
      <w:del w:id="94" w:author="Frank Burdon" w:date="2026-05-12T05:42:00Z" w16du:dateUtc="2026-05-12T05:42:22Z">
        <w:r w:rsidR="37CF2230" w:rsidRPr="7B7AD5D7" w:rsidDel="37CF2230">
          <w:rPr>
            <w:lang w:val="en-GB"/>
          </w:rPr>
          <w:delText>ing</w:delText>
        </w:r>
      </w:del>
      <w:r w:rsidR="37CF2230" w:rsidRPr="7B7AD5D7">
        <w:rPr>
          <w:lang w:val="en-GB"/>
        </w:rPr>
        <w:t xml:space="preserve"> more strongly to </w:t>
      </w:r>
      <w:ins w:id="95" w:author="Frank Burdon" w:date="2026-05-12T05:42:00Z" w16du:dateUtc="2026-05-12T05:42:30Z">
        <w:r w:rsidR="6ADE3998" w:rsidRPr="7B7AD5D7">
          <w:rPr>
            <w:lang w:val="en-GB"/>
          </w:rPr>
          <w:t xml:space="preserve">signals from </w:t>
        </w:r>
      </w:ins>
      <w:r w:rsidR="37CF2230" w:rsidRPr="7B7AD5D7">
        <w:rPr>
          <w:lang w:val="en-GB"/>
        </w:rPr>
        <w:t xml:space="preserve">predators that have consumed conspecifics and to alarm cues released when prey is injured or killed (Gherardi et al. 2011; Beattie &amp; Moor 2018). </w:t>
      </w:r>
      <w:ins w:id="96" w:author="Frank Burdon" w:date="2026-05-12T05:47:00Z" w16du:dateUtc="2026-05-12T05:47:30Z">
        <w:r w:rsidR="1994B442" w:rsidRPr="7B7AD5D7">
          <w:rPr>
            <w:lang w:val="en-GB"/>
          </w:rPr>
          <w:t xml:space="preserve"> The NCEs due to </w:t>
        </w:r>
      </w:ins>
      <w:del w:id="97" w:author="Frank Burdon" w:date="2026-05-12T05:47:00Z" w16du:dateUtc="2026-05-12T05:47:34Z">
        <w:r w:rsidR="37CF2230" w:rsidRPr="7B7AD5D7" w:rsidDel="37CF2230">
          <w:rPr>
            <w:lang w:val="en-GB"/>
          </w:rPr>
          <w:delText xml:space="preserve">Exposure to </w:delText>
        </w:r>
      </w:del>
      <w:r w:rsidR="37CF2230" w:rsidRPr="7B7AD5D7">
        <w:rPr>
          <w:lang w:val="en-GB"/>
        </w:rPr>
        <w:t>kairomone</w:t>
      </w:r>
      <w:ins w:id="98" w:author="Frank Burdon" w:date="2026-05-12T05:47:00Z" w16du:dateUtc="2026-05-12T05:47:45Z">
        <w:r w:rsidR="38A9A612" w:rsidRPr="7B7AD5D7">
          <w:rPr>
            <w:lang w:val="en-GB"/>
          </w:rPr>
          <w:t xml:space="preserve"> detection</w:t>
        </w:r>
      </w:ins>
      <w:del w:id="99" w:author="Frank Burdon" w:date="2026-05-12T05:47:00Z" w16du:dateUtc="2026-05-12T05:47:43Z">
        <w:r w:rsidR="37CF2230" w:rsidRPr="7B7AD5D7" w:rsidDel="37CF2230">
          <w:rPr>
            <w:lang w:val="en-GB"/>
          </w:rPr>
          <w:delText>s</w:delText>
        </w:r>
      </w:del>
      <w:r w:rsidR="37CF2230" w:rsidRPr="7B7AD5D7">
        <w:rPr>
          <w:lang w:val="en-GB"/>
        </w:rPr>
        <w:t xml:space="preserve"> from predatory fish </w:t>
      </w:r>
      <w:del w:id="100" w:author="Frank Burdon" w:date="2026-05-12T05:47:00Z" w16du:dateUtc="2026-05-12T05:47:50Z">
        <w:r w:rsidR="37CF2230" w:rsidRPr="7B7AD5D7" w:rsidDel="37CF2230">
          <w:rPr>
            <w:lang w:val="en-GB"/>
          </w:rPr>
          <w:delText xml:space="preserve">can generate NCEs, </w:delText>
        </w:r>
      </w:del>
      <w:r w:rsidR="37CF2230" w:rsidRPr="7B7AD5D7">
        <w:rPr>
          <w:lang w:val="en-GB"/>
        </w:rPr>
        <w:t>includ</w:t>
      </w:r>
      <w:del w:id="101" w:author="Raven, Olivier (Student)" w:date="2026-05-20T17:04:00Z" w16du:dateUtc="2026-05-20T05:04:00Z">
        <w:r w:rsidR="37CF2230" w:rsidRPr="7B7AD5D7" w:rsidDel="00BD086A">
          <w:rPr>
            <w:lang w:val="en-GB"/>
          </w:rPr>
          <w:delText>i</w:delText>
        </w:r>
      </w:del>
      <w:del w:id="102" w:author="Frank Burdon" w:date="2026-05-12T05:47:00Z" w16du:dateUtc="2026-05-12T05:47:53Z">
        <w:r w:rsidR="37CF2230" w:rsidRPr="7B7AD5D7" w:rsidDel="37CF2230">
          <w:rPr>
            <w:lang w:val="en-GB"/>
          </w:rPr>
          <w:delText xml:space="preserve">ng </w:delText>
        </w:r>
      </w:del>
      <w:ins w:id="103" w:author="Frank Burdon" w:date="2026-05-12T05:47:00Z" w16du:dateUtc="2026-05-12T05:47:53Z">
        <w:r w:rsidR="0D7CFFDA" w:rsidRPr="7B7AD5D7">
          <w:rPr>
            <w:lang w:val="en-GB"/>
          </w:rPr>
          <w:t>e</w:t>
        </w:r>
      </w:ins>
      <w:ins w:id="104" w:author="Frank Burdon" w:date="2026-05-12T05:48:00Z" w16du:dateUtc="2026-05-12T05:48:00Z">
        <w:r w:rsidR="7E7DE513" w:rsidRPr="7B7AD5D7">
          <w:rPr>
            <w:lang w:val="en-GB"/>
          </w:rPr>
          <w:t xml:space="preserve"> </w:t>
        </w:r>
      </w:ins>
      <w:r w:rsidR="37CF2230" w:rsidRPr="7B7AD5D7">
        <w:rPr>
          <w:lang w:val="en-GB"/>
        </w:rPr>
        <w:t>reduced growth and reduced activity levels in crayfish (Adams 2007; Ramberg-Pihl &amp; Yurewicz 2020)</w:t>
      </w:r>
      <w:ins w:id="105" w:author="Frank Burdon" w:date="2026-05-12T05:48:00Z" w16du:dateUtc="2026-05-12T05:48:11Z">
        <w:r w:rsidR="3FC0321E" w:rsidRPr="7B7AD5D7">
          <w:rPr>
            <w:lang w:val="en-GB"/>
          </w:rPr>
          <w:t>.</w:t>
        </w:r>
      </w:ins>
      <w:del w:id="106" w:author="Frank Burdon" w:date="2026-05-12T05:48:00Z" w16du:dateUtc="2026-05-12T05:48:11Z">
        <w:r w:rsidR="37CF2230" w:rsidRPr="7B7AD5D7" w:rsidDel="37CF2230">
          <w:rPr>
            <w:lang w:val="en-GB"/>
          </w:rPr>
          <w:delText>,</w:delText>
        </w:r>
      </w:del>
      <w:r w:rsidR="37CF2230" w:rsidRPr="7B7AD5D7">
        <w:rPr>
          <w:lang w:val="en-GB"/>
        </w:rPr>
        <w:t xml:space="preserve"> </w:t>
      </w:r>
      <w:del w:id="107" w:author="Frank Burdon" w:date="2026-05-12T05:48:00Z" w16du:dateUtc="2026-05-12T05:48:17Z">
        <w:r w:rsidR="37CF2230" w:rsidRPr="7B7AD5D7" w:rsidDel="37CF2230">
          <w:rPr>
            <w:lang w:val="en-GB"/>
          </w:rPr>
          <w:delText>and even n</w:delText>
        </w:r>
      </w:del>
      <w:ins w:id="108" w:author="Frank Burdon" w:date="2026-05-12T05:48:00Z" w16du:dateUtc="2026-05-12T05:48:17Z">
        <w:r w:rsidR="5D630E38" w:rsidRPr="7B7AD5D7">
          <w:rPr>
            <w:lang w:val="en-GB"/>
          </w:rPr>
          <w:t>N</w:t>
        </w:r>
      </w:ins>
      <w:r w:rsidR="37CF2230" w:rsidRPr="7B7AD5D7">
        <w:rPr>
          <w:lang w:val="en-GB"/>
        </w:rPr>
        <w:t xml:space="preserve">on-predatory fish can </w:t>
      </w:r>
      <w:ins w:id="109" w:author="Frank Burdon" w:date="2026-05-12T05:48:00Z" w16du:dateUtc="2026-05-12T05:48:21Z">
        <w:r w:rsidR="4DC74850" w:rsidRPr="7B7AD5D7">
          <w:rPr>
            <w:lang w:val="en-GB"/>
          </w:rPr>
          <w:t xml:space="preserve">also </w:t>
        </w:r>
      </w:ins>
      <w:r w:rsidR="37CF2230" w:rsidRPr="7B7AD5D7">
        <w:rPr>
          <w:lang w:val="en-GB"/>
        </w:rPr>
        <w:t xml:space="preserve">cause these behaviour changes, likely through </w:t>
      </w:r>
      <w:ins w:id="110" w:author="Frank Burdon" w:date="2026-05-12T05:48:00Z" w16du:dateUtc="2026-05-12T05:48:50Z">
        <w:r w:rsidR="3FBFC79C" w:rsidRPr="7B7AD5D7">
          <w:rPr>
            <w:lang w:val="en-GB"/>
          </w:rPr>
          <w:t xml:space="preserve">an increased </w:t>
        </w:r>
      </w:ins>
      <w:del w:id="111" w:author="Frank Burdon" w:date="2026-05-12T05:48:00Z" w16du:dateUtc="2026-05-12T05:48:56Z">
        <w:r w:rsidR="37CF2230" w:rsidRPr="7B7AD5D7" w:rsidDel="37CF2230">
          <w:rPr>
            <w:lang w:val="en-GB"/>
          </w:rPr>
          <w:delText>heightened generalised</w:delText>
        </w:r>
      </w:del>
      <w:r w:rsidR="37CF2230" w:rsidRPr="7B7AD5D7">
        <w:rPr>
          <w:lang w:val="en-GB"/>
        </w:rPr>
        <w:t xml:space="preserve"> awareness of</w:t>
      </w:r>
      <w:ins w:id="112" w:author="Frank Burdon" w:date="2026-05-12T05:48:00Z" w16du:dateUtc="2026-05-12T05:48:59Z">
        <w:r w:rsidR="51BEC5E3" w:rsidRPr="7B7AD5D7">
          <w:rPr>
            <w:lang w:val="en-GB"/>
          </w:rPr>
          <w:t xml:space="preserve"> </w:t>
        </w:r>
      </w:ins>
      <w:ins w:id="113" w:author="Frank Burdon" w:date="2026-05-12T05:49:00Z" w16du:dateUtc="2026-05-12T05:49:01Z">
        <w:r w:rsidR="51BEC5E3" w:rsidRPr="7B7AD5D7">
          <w:rPr>
            <w:lang w:val="en-GB"/>
          </w:rPr>
          <w:t>potential</w:t>
        </w:r>
      </w:ins>
      <w:r w:rsidR="37CF2230" w:rsidRPr="7B7AD5D7">
        <w:rPr>
          <w:lang w:val="en-GB"/>
        </w:rPr>
        <w:t xml:space="preserve"> risk (Nyström 2005). However, the strength of these responses depends on prior experience as wild-caught individual crayfish show stronger antipredator responses than farmed conspecifics na</w:t>
      </w:r>
      <w:del w:id="114" w:author="Frank Burdon" w:date="2026-05-12T05:49:00Z" w16du:dateUtc="2026-05-12T05:49:31Z">
        <w:r w:rsidR="37CF2230" w:rsidRPr="7B7AD5D7" w:rsidDel="37CF2230">
          <w:rPr>
            <w:lang w:val="en-GB"/>
          </w:rPr>
          <w:delText>i</w:delText>
        </w:r>
      </w:del>
      <w:ins w:id="115" w:author="Frank Burdon" w:date="2026-05-12T05:49:00Z" w16du:dateUtc="2026-05-12T05:49:24Z">
        <w:r w:rsidR="6E2E95FF" w:rsidRPr="7B7AD5D7">
          <w:rPr>
            <w:rFonts w:eastAsiaTheme="minorEastAsia"/>
            <w:lang w:val="en-GB"/>
          </w:rPr>
          <w:t>ï</w:t>
        </w:r>
      </w:ins>
      <w:r w:rsidR="37CF2230" w:rsidRPr="7B7AD5D7">
        <w:rPr>
          <w:lang w:val="en-GB"/>
        </w:rPr>
        <w:t xml:space="preserve">ve to predators (Martin 2014), indicating that both </w:t>
      </w:r>
      <w:r w:rsidR="37CF2230">
        <w:t xml:space="preserve">learned behavior </w:t>
      </w:r>
      <w:r w:rsidR="37CF2230" w:rsidRPr="7B7AD5D7">
        <w:rPr>
          <w:lang w:val="en-GB"/>
        </w:rPr>
        <w:t>and evolutionary history shape kairomone detection.</w:t>
      </w:r>
      <w:r w:rsidR="00A70EA6">
        <w:rPr>
          <w:lang w:val="en-GB"/>
        </w:rPr>
        <w:t xml:space="preserve"> </w:t>
      </w:r>
      <w:ins w:id="116" w:author="Raven, Olivier (Student)" w:date="2026-05-18T11:35:00Z" w16du:dateUtc="2026-05-17T23:35:00Z">
        <w:r w:rsidR="001863D8">
          <w:rPr>
            <w:lang w:val="en-GB"/>
          </w:rPr>
          <w:t xml:space="preserve">Exposure to conspecifics alarm cues </w:t>
        </w:r>
        <w:r w:rsidR="005156F8">
          <w:rPr>
            <w:lang w:val="en-GB"/>
          </w:rPr>
          <w:t xml:space="preserve">also changes the </w:t>
        </w:r>
      </w:ins>
      <w:ins w:id="117" w:author="Raven, Olivier (Student)" w:date="2026-05-18T11:36:00Z" w16du:dateUtc="2026-05-17T23:36:00Z">
        <w:r w:rsidR="009F62FA">
          <w:rPr>
            <w:lang w:val="en-GB"/>
          </w:rPr>
          <w:t xml:space="preserve">social dynamics and the value </w:t>
        </w:r>
        <w:r w:rsidR="007609CE">
          <w:rPr>
            <w:lang w:val="en-GB"/>
          </w:rPr>
          <w:t>of refuge spaces for crayfish</w:t>
        </w:r>
      </w:ins>
      <w:ins w:id="118" w:author="Raven, Olivier (Student)" w:date="2026-05-18T11:37:00Z" w16du:dateUtc="2026-05-17T23:37:00Z">
        <w:r w:rsidR="007609CE">
          <w:rPr>
            <w:lang w:val="en-GB"/>
          </w:rPr>
          <w:t xml:space="preserve"> </w:t>
        </w:r>
        <w:r w:rsidR="00E549C6">
          <w:rPr>
            <w:lang w:val="en-GB"/>
          </w:rPr>
          <w:t>(</w:t>
        </w:r>
      </w:ins>
      <w:ins w:id="119" w:author="Raven, Olivier (Student)" w:date="2026-05-18T11:37:00Z">
        <w:r w:rsidR="00E549C6" w:rsidRPr="00E549C6">
          <w:t>Driscoll</w:t>
        </w:r>
      </w:ins>
      <w:ins w:id="120" w:author="Raven, Olivier (Student)" w:date="2026-05-18T11:37:00Z" w16du:dateUtc="2026-05-17T23:37:00Z">
        <w:r w:rsidR="00E549C6">
          <w:t xml:space="preserve"> et al </w:t>
        </w:r>
      </w:ins>
      <w:ins w:id="121" w:author="Raven, Olivier (Student)" w:date="2026-05-18T11:37:00Z">
        <w:r w:rsidR="00E549C6" w:rsidRPr="00E549C6">
          <w:t>2020</w:t>
        </w:r>
      </w:ins>
      <w:ins w:id="122" w:author="Raven, Olivier (Student)" w:date="2026-05-18T11:37:00Z" w16du:dateUtc="2026-05-17T23:37:00Z">
        <w:r w:rsidR="00E549C6">
          <w:t>)</w:t>
        </w:r>
      </w:ins>
      <w:ins w:id="123" w:author="Raven, Olivier (Student)" w:date="2026-05-18T11:36:00Z" w16du:dateUtc="2026-05-17T23:36:00Z">
        <w:r w:rsidR="007609CE">
          <w:rPr>
            <w:lang w:val="en-GB"/>
          </w:rPr>
          <w:t>.</w:t>
        </w:r>
      </w:ins>
    </w:p>
    <w:p w14:paraId="3205C6EF" w14:textId="0D0D3D82" w:rsidR="00C868B1" w:rsidRPr="00F26D83" w:rsidRDefault="69ACA71B" w:rsidP="69ACA71B">
      <w:pPr>
        <w:spacing w:line="360" w:lineRule="auto"/>
        <w:rPr>
          <w:lang w:val="en-GB"/>
        </w:rPr>
      </w:pPr>
      <w:r w:rsidRPr="16E86D4F">
        <w:rPr>
          <w:rFonts w:eastAsiaTheme="minorEastAsia"/>
          <w:lang w:val="en-GB"/>
        </w:rPr>
        <w:t>In Aotearoa-New Zealand (hereafter Aotearoa),</w:t>
      </w:r>
      <w:r w:rsidRPr="16E86D4F">
        <w:rPr>
          <w:lang w:val="en-GB"/>
        </w:rPr>
        <w:t xml:space="preserve"> the endemic northern freshwater crayfish </w:t>
      </w:r>
      <w:r w:rsidRPr="16E86D4F">
        <w:rPr>
          <w:i/>
          <w:iCs/>
          <w:lang w:val="en-GB"/>
        </w:rPr>
        <w:t>Paranephrops planifrons</w:t>
      </w:r>
      <w:r w:rsidRPr="16E86D4F">
        <w:rPr>
          <w:lang w:val="en-GB"/>
        </w:rPr>
        <w:t xml:space="preserve"> (White, 1842) </w:t>
      </w:r>
      <w:r w:rsidRPr="16E86D4F">
        <w:rPr>
          <w:rFonts w:eastAsiaTheme="minorEastAsia"/>
          <w:lang w:val="en-GB"/>
        </w:rPr>
        <w:t>commonly known as</w:t>
      </w:r>
      <w:r w:rsidRPr="16E86D4F">
        <w:rPr>
          <w:lang w:val="en-GB"/>
        </w:rPr>
        <w:t xml:space="preserve"> kōura</w:t>
      </w:r>
      <w:r w:rsidRPr="16E86D4F">
        <w:rPr>
          <w:rFonts w:eastAsiaTheme="minorEastAsia"/>
          <w:lang w:val="en-GB"/>
        </w:rPr>
        <w:t xml:space="preserve"> </w:t>
      </w:r>
      <w:r w:rsidRPr="16E86D4F">
        <w:rPr>
          <w:lang w:val="en-GB"/>
        </w:rPr>
        <w:t xml:space="preserve">is a </w:t>
      </w:r>
      <w:r w:rsidRPr="16E86D4F">
        <w:rPr>
          <w:i/>
          <w:iCs/>
          <w:lang w:val="en-GB"/>
        </w:rPr>
        <w:t xml:space="preserve">taonga </w:t>
      </w:r>
      <w:r w:rsidRPr="16E86D4F">
        <w:rPr>
          <w:lang w:val="en-GB"/>
        </w:rPr>
        <w:t xml:space="preserve">(‘culturally </w:t>
      </w:r>
      <w:r w:rsidRPr="16E86D4F">
        <w:rPr>
          <w:rFonts w:eastAsiaTheme="minorEastAsia"/>
          <w:lang w:val="en-GB"/>
        </w:rPr>
        <w:t>treasured’)</w:t>
      </w:r>
      <w:r w:rsidRPr="16E86D4F">
        <w:rPr>
          <w:lang w:val="en-GB"/>
        </w:rPr>
        <w:t xml:space="preserve"> species for Māor</w:t>
      </w:r>
      <w:r w:rsidRPr="16E86D4F">
        <w:rPr>
          <w:rFonts w:eastAsiaTheme="minorEastAsia"/>
          <w:lang w:val="en-GB"/>
        </w:rPr>
        <w:t>i</w:t>
      </w:r>
      <w:r w:rsidR="00477604" w:rsidRPr="16E86D4F">
        <w:rPr>
          <w:rFonts w:eastAsiaTheme="minorEastAsia"/>
          <w:lang w:val="en-GB"/>
        </w:rPr>
        <w:t>,</w:t>
      </w:r>
      <w:r w:rsidRPr="16E86D4F">
        <w:rPr>
          <w:lang w:val="en-GB"/>
        </w:rPr>
        <w:t xml:space="preserve"> the indigenous people of Aotearoa and is valued as a food resource (</w:t>
      </w:r>
      <w:r w:rsidRPr="16E86D4F">
        <w:rPr>
          <w:rFonts w:eastAsiaTheme="minorEastAsia"/>
          <w:lang w:val="en-GB"/>
        </w:rPr>
        <w:t>Kusabs &amp; Quinn 2009</w:t>
      </w:r>
      <w:r w:rsidRPr="16E86D4F">
        <w:rPr>
          <w:lang w:val="en-GB"/>
        </w:rPr>
        <w:t xml:space="preserve">). Ecologically, kōura play a critical role in freshwater ecosystems as ecosystem engineers through their effects on sediment dynamics, nutrient cycling, and benthic community structure, and </w:t>
      </w:r>
      <w:r w:rsidRPr="16E86D4F">
        <w:rPr>
          <w:lang w:val="en-GB"/>
        </w:rPr>
        <w:lastRenderedPageBreak/>
        <w:t>have been described as keystone species in many freshwater systems (Collier et al.</w:t>
      </w:r>
      <w:r w:rsidR="008F0A09" w:rsidRPr="16E86D4F">
        <w:rPr>
          <w:lang w:val="en-GB"/>
        </w:rPr>
        <w:t xml:space="preserve"> </w:t>
      </w:r>
      <w:r w:rsidRPr="16E86D4F">
        <w:rPr>
          <w:lang w:val="en-GB"/>
        </w:rPr>
        <w:t xml:space="preserve">1997; Parkyn et al. 2001; Usio &amp; Townsend 2004). </w:t>
      </w:r>
      <w:r w:rsidR="00FF6480" w:rsidRPr="16E86D4F">
        <w:rPr>
          <w:lang w:val="en-GB"/>
        </w:rPr>
        <w:t>Currently</w:t>
      </w:r>
      <w:ins w:id="124" w:author="Deniz Ozkundakci" w:date="2026-05-20T00:20:00Z" w16du:dateUtc="2026-05-20T00:20:09Z">
        <w:r w:rsidR="1D01374A" w:rsidRPr="16E86D4F">
          <w:rPr>
            <w:lang w:val="en-GB"/>
          </w:rPr>
          <w:t>,</w:t>
        </w:r>
      </w:ins>
      <w:r w:rsidR="00FF6480" w:rsidRPr="16E86D4F">
        <w:rPr>
          <w:lang w:val="en-GB"/>
        </w:rPr>
        <w:t xml:space="preserve"> </w:t>
      </w:r>
      <w:bookmarkStart w:id="125" w:name="_Int_LLfg4Fga"/>
      <w:r w:rsidR="00FF6480" w:rsidRPr="16E86D4F">
        <w:rPr>
          <w:lang w:val="en-GB"/>
        </w:rPr>
        <w:t>kōura</w:t>
      </w:r>
      <w:bookmarkEnd w:id="125"/>
      <w:r w:rsidR="00FF6480" w:rsidRPr="16E86D4F">
        <w:rPr>
          <w:lang w:val="en-GB"/>
        </w:rPr>
        <w:t xml:space="preserve"> are threatened by multiple </w:t>
      </w:r>
      <w:del w:id="126" w:author="Guest User" w:date="2026-05-20T02:52:00Z" w16du:dateUtc="2026-05-20T02:52:42Z">
        <w:r w:rsidRPr="16E86D4F" w:rsidDel="00FF6480">
          <w:rPr>
            <w:lang w:val="en-GB"/>
          </w:rPr>
          <w:delText>interacting</w:delText>
        </w:r>
      </w:del>
      <w:r w:rsidR="00FF6480" w:rsidRPr="16E86D4F">
        <w:rPr>
          <w:lang w:val="en-GB"/>
        </w:rPr>
        <w:t xml:space="preserve"> stressors, including climate change, water-quality degradation and invasive species, contributing to widespread population declines (Lee et al. 2025; Kusabs et al. in </w:t>
      </w:r>
      <w:ins w:id="127" w:author="Guest User" w:date="2026-05-20T02:52:00Z" w16du:dateUtc="2026-05-20T02:52:57Z">
        <w:r w:rsidR="7A38D962" w:rsidRPr="16E86D4F">
          <w:rPr>
            <w:lang w:val="en-GB"/>
          </w:rPr>
          <w:t>press</w:t>
        </w:r>
      </w:ins>
      <w:del w:id="128" w:author="Guest User" w:date="2026-05-20T02:52:00Z" w16du:dateUtc="2026-05-20T02:52:59Z">
        <w:r w:rsidRPr="16E86D4F" w:rsidDel="00FF6480">
          <w:rPr>
            <w:lang w:val="en-GB"/>
          </w:rPr>
          <w:delText>revision</w:delText>
        </w:r>
      </w:del>
      <w:r w:rsidR="00FF6480" w:rsidRPr="16E86D4F">
        <w:rPr>
          <w:lang w:val="en-GB"/>
        </w:rPr>
        <w:t>).</w:t>
      </w:r>
    </w:p>
    <w:p w14:paraId="16FCABAE" w14:textId="08D6364D" w:rsidR="00C868B1" w:rsidRPr="00F26D83" w:rsidRDefault="69ACA71B" w:rsidP="69ACA71B">
      <w:pPr>
        <w:spacing w:line="360" w:lineRule="auto"/>
        <w:rPr>
          <w:lang w:val="en-GB"/>
        </w:rPr>
      </w:pPr>
      <w:r w:rsidRPr="16E86D4F">
        <w:rPr>
          <w:lang w:val="en-GB"/>
        </w:rPr>
        <w:t xml:space="preserve">Kōura have a long co-evolutionary history with the </w:t>
      </w:r>
      <w:r w:rsidRPr="16E86D4F">
        <w:rPr>
          <w:rFonts w:eastAsiaTheme="minorEastAsia"/>
          <w:lang w:val="en-GB"/>
        </w:rPr>
        <w:t>native longfin eel (</w:t>
      </w:r>
      <w:r w:rsidRPr="16E86D4F">
        <w:rPr>
          <w:rFonts w:eastAsiaTheme="minorEastAsia"/>
          <w:i/>
          <w:iCs/>
          <w:lang w:val="en-GB"/>
        </w:rPr>
        <w:t>Anguilla dieffenbachii</w:t>
      </w:r>
      <w:r w:rsidRPr="16E86D4F">
        <w:rPr>
          <w:rFonts w:eastAsiaTheme="minorEastAsia"/>
          <w:lang w:val="en-GB"/>
        </w:rPr>
        <w:t>) (hereafter eel) and shortfin eel (</w:t>
      </w:r>
      <w:r w:rsidRPr="16E86D4F">
        <w:rPr>
          <w:rFonts w:eastAsiaTheme="minorEastAsia"/>
          <w:i/>
          <w:iCs/>
          <w:lang w:val="en-GB"/>
        </w:rPr>
        <w:t>A. australis)</w:t>
      </w:r>
      <w:r w:rsidRPr="16E86D4F">
        <w:rPr>
          <w:lang w:val="en-GB"/>
        </w:rPr>
        <w:t xml:space="preserve"> </w:t>
      </w:r>
      <w:ins w:id="129" w:author="Guest User" w:date="2026-05-20T04:52:00Z" w16du:dateUtc="2026-05-20T04:52:22Z">
        <w:r w:rsidR="726AD50F" w:rsidRPr="726AD50F">
          <w:rPr>
            <w:lang w:val="en-GB"/>
          </w:rPr>
          <w:t>in Aotearoa</w:t>
        </w:r>
      </w:ins>
      <w:ins w:id="130" w:author="Guest User" w:date="2026-05-20T04:52:00Z" w16du:dateUtc="2026-05-20T04:52:23Z">
        <w:r w:rsidR="56F04B8A" w:rsidRPr="56F04B8A">
          <w:rPr>
            <w:lang w:val="en-GB"/>
          </w:rPr>
          <w:t xml:space="preserve"> </w:t>
        </w:r>
      </w:ins>
      <w:r w:rsidRPr="16E86D4F">
        <w:rPr>
          <w:lang w:val="en-GB"/>
        </w:rPr>
        <w:t>(Brown 2009; MacNeil et al. 2025)</w:t>
      </w:r>
      <w:r w:rsidR="00EF1A7F" w:rsidRPr="16E86D4F">
        <w:rPr>
          <w:lang w:val="en-GB"/>
        </w:rPr>
        <w:t xml:space="preserve">. </w:t>
      </w:r>
      <w:commentRangeStart w:id="131"/>
      <w:r w:rsidR="00EF1A7F" w:rsidRPr="16E86D4F">
        <w:rPr>
          <w:lang w:val="en-GB"/>
        </w:rPr>
        <w:t>Reflecting</w:t>
      </w:r>
      <w:commentRangeEnd w:id="131"/>
      <w:r w:rsidRPr="16E86D4F">
        <w:rPr>
          <w:rStyle w:val="CommentReference"/>
          <w:sz w:val="22"/>
          <w:szCs w:val="22"/>
          <w:lang w:val="en-GB"/>
        </w:rPr>
        <w:commentReference w:id="131"/>
      </w:r>
      <w:r w:rsidR="00EF1A7F" w:rsidRPr="16E86D4F">
        <w:rPr>
          <w:lang w:val="en-GB"/>
        </w:rPr>
        <w:t xml:space="preserve"> this history</w:t>
      </w:r>
      <w:r w:rsidR="00DD37E9" w:rsidRPr="16E86D4F">
        <w:rPr>
          <w:lang w:val="en-GB"/>
        </w:rPr>
        <w:t>,</w:t>
      </w:r>
      <w:r w:rsidR="00C23A3F" w:rsidRPr="16E86D4F">
        <w:rPr>
          <w:lang w:val="en-GB"/>
        </w:rPr>
        <w:t xml:space="preserve"> kōura r</w:t>
      </w:r>
      <w:r w:rsidRPr="16E86D4F">
        <w:rPr>
          <w:lang w:val="en-GB"/>
        </w:rPr>
        <w:t>espond more strongly to eel kairomones than to those of introduced non-native brown trout (</w:t>
      </w:r>
      <w:r w:rsidRPr="16E86D4F">
        <w:rPr>
          <w:i/>
          <w:iCs/>
          <w:lang w:val="en-GB"/>
        </w:rPr>
        <w:t>Salmo trutta</w:t>
      </w:r>
      <w:r w:rsidRPr="16E86D4F">
        <w:rPr>
          <w:lang w:val="en-GB"/>
        </w:rPr>
        <w:t>)</w:t>
      </w:r>
      <w:r w:rsidR="00B4647C" w:rsidRPr="16E86D4F">
        <w:rPr>
          <w:lang w:val="en-GB"/>
        </w:rPr>
        <w:t>, even when</w:t>
      </w:r>
      <w:r w:rsidRPr="16E86D4F">
        <w:rPr>
          <w:lang w:val="en-GB"/>
        </w:rPr>
        <w:t xml:space="preserve"> sourced from streams where both predators </w:t>
      </w:r>
      <w:r w:rsidRPr="16E86D4F">
        <w:rPr>
          <w:rFonts w:eastAsiaTheme="minorEastAsia"/>
          <w:lang w:val="en-GB"/>
        </w:rPr>
        <w:t>were</w:t>
      </w:r>
      <w:r w:rsidRPr="16E86D4F">
        <w:rPr>
          <w:lang w:val="en-GB"/>
        </w:rPr>
        <w:t xml:space="preserve"> present, suggesting that co-evolutionary history, rather than individual experience alone</w:t>
      </w:r>
      <w:r w:rsidR="00477604" w:rsidRPr="16E86D4F">
        <w:rPr>
          <w:lang w:val="en-GB"/>
        </w:rPr>
        <w:t>,</w:t>
      </w:r>
      <w:r w:rsidRPr="16E86D4F">
        <w:rPr>
          <w:lang w:val="en-GB"/>
        </w:rPr>
        <w:t xml:space="preserve"> shape</w:t>
      </w:r>
      <w:r w:rsidRPr="16E86D4F">
        <w:rPr>
          <w:rFonts w:eastAsiaTheme="minorEastAsia"/>
          <w:lang w:val="en-GB"/>
        </w:rPr>
        <w:t>d</w:t>
      </w:r>
      <w:r w:rsidRPr="16E86D4F">
        <w:rPr>
          <w:lang w:val="en-GB"/>
        </w:rPr>
        <w:t xml:space="preserve"> kōura predator recognition (</w:t>
      </w:r>
      <w:r w:rsidRPr="16E86D4F">
        <w:rPr>
          <w:rFonts w:eastAsiaTheme="minorEastAsia"/>
          <w:lang w:val="en-GB"/>
        </w:rPr>
        <w:t>Shave et al.</w:t>
      </w:r>
      <w:r w:rsidRPr="16E86D4F">
        <w:rPr>
          <w:lang w:val="en-GB"/>
        </w:rPr>
        <w:t xml:space="preserve"> 1994). </w:t>
      </w:r>
      <w:r w:rsidRPr="16E86D4F">
        <w:rPr>
          <w:rFonts w:eastAsiaTheme="minorEastAsia"/>
          <w:lang w:val="en-GB"/>
        </w:rPr>
        <w:t>One of the invasive species that threatens kōura is the non-native brown bullhead catfish (</w:t>
      </w:r>
      <w:r w:rsidRPr="16E86D4F">
        <w:rPr>
          <w:rFonts w:eastAsiaTheme="minorEastAsia"/>
          <w:i/>
          <w:iCs/>
          <w:lang w:val="en-GB"/>
        </w:rPr>
        <w:t>Ameiurus nebulosus</w:t>
      </w:r>
      <w:r w:rsidRPr="16E86D4F">
        <w:rPr>
          <w:rFonts w:eastAsiaTheme="minorEastAsia"/>
          <w:lang w:val="en-GB"/>
        </w:rPr>
        <w:t>) (hereafter catfish) which was introduced to Aotearoa in 187</w:t>
      </w:r>
      <w:r w:rsidR="00F076D7" w:rsidRPr="16E86D4F">
        <w:rPr>
          <w:rFonts w:eastAsiaTheme="minorEastAsia"/>
          <w:lang w:val="en-GB"/>
        </w:rPr>
        <w:t>7</w:t>
      </w:r>
      <w:r w:rsidRPr="16E86D4F">
        <w:rPr>
          <w:rFonts w:eastAsiaTheme="minorEastAsia"/>
          <w:lang w:val="en-GB"/>
        </w:rPr>
        <w:t xml:space="preserve"> and has since spread through many waterways on the North Island (McDowall 1990; Barnes &amp; Hicks 2003; Dedual 2019</w:t>
      </w:r>
      <w:r w:rsidR="00405039" w:rsidRPr="16E86D4F">
        <w:rPr>
          <w:rFonts w:eastAsiaTheme="minorEastAsia"/>
          <w:lang w:val="en-GB"/>
        </w:rPr>
        <w:t>)</w:t>
      </w:r>
      <w:r w:rsidRPr="16E86D4F">
        <w:rPr>
          <w:rFonts w:eastAsiaTheme="minorEastAsia"/>
          <w:lang w:val="en-GB"/>
        </w:rPr>
        <w:t xml:space="preserve">. For example, </w:t>
      </w:r>
      <w:del w:id="132" w:author="Deniz Ozkundakci" w:date="2026-05-20T00:21:00Z" w16du:dateUtc="2026-05-20T00:21:46Z">
        <w:r w:rsidRPr="16E86D4F" w:rsidDel="69ACA71B">
          <w:rPr>
            <w:rFonts w:eastAsiaTheme="minorEastAsia"/>
            <w:lang w:val="en-GB"/>
          </w:rPr>
          <w:delText>a decade ago</w:delText>
        </w:r>
      </w:del>
      <w:ins w:id="133" w:author="Deniz Ozkundakci" w:date="2026-05-20T00:21:00Z" w16du:dateUtc="2026-05-20T00:21:56Z">
        <w:r w:rsidR="14909689" w:rsidRPr="16E86D4F">
          <w:rPr>
            <w:rFonts w:eastAsiaTheme="minorEastAsia"/>
            <w:lang w:val="en-GB"/>
          </w:rPr>
          <w:t>in 20</w:t>
        </w:r>
      </w:ins>
      <w:ins w:id="134" w:author="Deniz Ozkundakci" w:date="2026-05-20T00:22:00Z" w16du:dateUtc="2026-05-20T00:22:53Z">
        <w:r w:rsidR="14909689" w:rsidRPr="16E86D4F">
          <w:rPr>
            <w:rFonts w:eastAsiaTheme="minorEastAsia"/>
            <w:lang w:val="en-GB"/>
          </w:rPr>
          <w:t>1</w:t>
        </w:r>
        <w:r w:rsidR="3D6AB3F2" w:rsidRPr="16E86D4F">
          <w:rPr>
            <w:rFonts w:eastAsiaTheme="minorEastAsia"/>
            <w:lang w:val="en-GB"/>
          </w:rPr>
          <w:t>6/18</w:t>
        </w:r>
      </w:ins>
      <w:ins w:id="135" w:author="Deniz Ozkundakci" w:date="2026-05-20T00:21:00Z" w16du:dateUtc="2026-05-20T00:21:56Z">
        <w:r w:rsidR="14909689" w:rsidRPr="16E86D4F">
          <w:rPr>
            <w:rFonts w:eastAsiaTheme="minorEastAsia"/>
            <w:lang w:val="en-GB"/>
          </w:rPr>
          <w:t>,</w:t>
        </w:r>
      </w:ins>
      <w:r w:rsidRPr="16E86D4F">
        <w:rPr>
          <w:rFonts w:eastAsiaTheme="minorEastAsia"/>
          <w:lang w:val="en-GB"/>
        </w:rPr>
        <w:t xml:space="preserve"> catfish </w:t>
      </w:r>
      <w:r w:rsidR="00183B49" w:rsidRPr="16E86D4F">
        <w:rPr>
          <w:rFonts w:eastAsiaTheme="minorEastAsia"/>
          <w:lang w:val="en-GB"/>
        </w:rPr>
        <w:t xml:space="preserve">were </w:t>
      </w:r>
      <w:r w:rsidR="009C2F42" w:rsidRPr="16E86D4F">
        <w:rPr>
          <w:rFonts w:eastAsiaTheme="minorEastAsia"/>
          <w:lang w:val="en-GB"/>
        </w:rPr>
        <w:t>co</w:t>
      </w:r>
      <w:r w:rsidR="000471B9" w:rsidRPr="16E86D4F">
        <w:rPr>
          <w:rFonts w:eastAsiaTheme="minorEastAsia"/>
          <w:lang w:val="en-GB"/>
        </w:rPr>
        <w:t>nfirmed present in</w:t>
      </w:r>
      <w:r w:rsidRPr="16E86D4F">
        <w:rPr>
          <w:rFonts w:eastAsiaTheme="minorEastAsia"/>
          <w:lang w:val="en-GB"/>
        </w:rPr>
        <w:t xml:space="preserve"> two large volcanic lakes, Lakes Rotoiti and Rotorua</w:t>
      </w:r>
      <w:r w:rsidR="00C019C5" w:rsidRPr="16E86D4F">
        <w:rPr>
          <w:rFonts w:eastAsiaTheme="minorEastAsia"/>
          <w:lang w:val="en-GB"/>
        </w:rPr>
        <w:t xml:space="preserve"> in the Bay of Plenty</w:t>
      </w:r>
      <w:r w:rsidR="0091538B" w:rsidRPr="16E86D4F">
        <w:rPr>
          <w:rFonts w:eastAsiaTheme="minorEastAsia"/>
          <w:lang w:val="en-GB"/>
        </w:rPr>
        <w:t xml:space="preserve"> region</w:t>
      </w:r>
      <w:r w:rsidRPr="16E86D4F">
        <w:rPr>
          <w:rFonts w:eastAsiaTheme="minorEastAsia"/>
          <w:lang w:val="en-GB"/>
        </w:rPr>
        <w:t>, which also contain kōura</w:t>
      </w:r>
      <w:r w:rsidR="00EF15C3" w:rsidRPr="16E86D4F">
        <w:rPr>
          <w:rFonts w:eastAsiaTheme="minorEastAsia"/>
          <w:lang w:val="en-GB"/>
        </w:rPr>
        <w:t xml:space="preserve"> </w:t>
      </w:r>
      <w:r w:rsidRPr="16E86D4F">
        <w:rPr>
          <w:rFonts w:eastAsiaTheme="minorEastAsia"/>
          <w:lang w:val="en-GB"/>
        </w:rPr>
        <w:t>(</w:t>
      </w:r>
      <w:commentRangeStart w:id="136"/>
      <w:ins w:id="137" w:author="Guest User" w:date="2026-05-20T02:54:00Z" w16du:dateUtc="2026-05-20T02:54:59Z">
        <w:r w:rsidR="1B1FE2CB" w:rsidRPr="16E86D4F">
          <w:rPr>
            <w:rFonts w:eastAsiaTheme="minorEastAsia"/>
            <w:lang w:val="en-GB"/>
          </w:rPr>
          <w:t>Francis</w:t>
        </w:r>
      </w:ins>
      <w:commentRangeEnd w:id="136"/>
      <w:r w:rsidRPr="16E86D4F">
        <w:rPr>
          <w:rStyle w:val="CommentReference"/>
          <w:rFonts w:eastAsiaTheme="minorEastAsia"/>
          <w:sz w:val="22"/>
          <w:szCs w:val="22"/>
          <w:lang w:val="en-GB"/>
        </w:rPr>
        <w:commentReference w:id="136"/>
      </w:r>
      <w:ins w:id="138" w:author="Guest User" w:date="2026-05-20T02:54:00Z" w16du:dateUtc="2026-05-20T02:54:59Z">
        <w:r w:rsidR="1B1FE2CB" w:rsidRPr="16E86D4F">
          <w:rPr>
            <w:rFonts w:eastAsiaTheme="minorEastAsia"/>
            <w:lang w:val="en-GB"/>
          </w:rPr>
          <w:t xml:space="preserve"> </w:t>
        </w:r>
      </w:ins>
      <w:ins w:id="139" w:author="Guest User" w:date="2026-05-20T02:55:00Z" w16du:dateUtc="2026-05-20T02:55:30Z">
        <w:r w:rsidR="1B1FE2CB" w:rsidRPr="16E86D4F">
          <w:rPr>
            <w:rFonts w:eastAsiaTheme="minorEastAsia"/>
            <w:lang w:val="en-GB"/>
          </w:rPr>
          <w:t>2019;</w:t>
        </w:r>
      </w:ins>
      <w:ins w:id="140" w:author="Guest User" w:date="2026-05-20T04:52:00Z" w16du:dateUtc="2026-05-20T04:52:37Z">
        <w:r w:rsidR="70C9F1C3" w:rsidRPr="70C9F1C3">
          <w:rPr>
            <w:rFonts w:eastAsiaTheme="minorEastAsia"/>
            <w:lang w:val="en-GB"/>
          </w:rPr>
          <w:t xml:space="preserve"> </w:t>
        </w:r>
      </w:ins>
      <w:r w:rsidRPr="16E86D4F">
        <w:rPr>
          <w:rFonts w:eastAsiaTheme="minorEastAsia"/>
          <w:lang w:val="en-GB"/>
        </w:rPr>
        <w:t xml:space="preserve">Lee et al. 2025). The catfish is highly tolerant of a wide range of environmental conditions (Scott &amp; Crossman 1973; Lee et al. 2025) and, due to its broad gape and opportunistic feeding behaviour, is capable of consuming a wide variety of native aquatic organisms (Scott &amp; Crossman 1973; Dedual 2019). </w:t>
      </w:r>
      <w:r w:rsidR="009F266F" w:rsidRPr="16E86D4F">
        <w:rPr>
          <w:rFonts w:eastAsiaTheme="minorEastAsia"/>
          <w:lang w:val="en-GB"/>
        </w:rPr>
        <w:t>In</w:t>
      </w:r>
      <w:r w:rsidR="001D4697" w:rsidRPr="16E86D4F">
        <w:rPr>
          <w:rFonts w:eastAsiaTheme="minorEastAsia"/>
          <w:lang w:val="en-GB"/>
        </w:rPr>
        <w:t xml:space="preserve"> Aotearoa</w:t>
      </w:r>
      <w:r w:rsidR="00477604" w:rsidRPr="16E86D4F">
        <w:rPr>
          <w:rFonts w:eastAsiaTheme="minorEastAsia"/>
          <w:lang w:val="en-GB"/>
        </w:rPr>
        <w:t>,</w:t>
      </w:r>
      <w:r w:rsidR="009F266F" w:rsidRPr="16E86D4F">
        <w:rPr>
          <w:rFonts w:eastAsiaTheme="minorEastAsia"/>
          <w:lang w:val="en-GB"/>
        </w:rPr>
        <w:t xml:space="preserve"> </w:t>
      </w:r>
      <w:r w:rsidR="00994B33" w:rsidRPr="16E86D4F">
        <w:rPr>
          <w:rFonts w:eastAsiaTheme="minorEastAsia"/>
          <w:lang w:val="en-GB"/>
        </w:rPr>
        <w:t xml:space="preserve">which </w:t>
      </w:r>
      <w:r w:rsidR="00F13F05" w:rsidRPr="16E86D4F">
        <w:rPr>
          <w:rFonts w:eastAsiaTheme="minorEastAsia"/>
          <w:lang w:val="en-GB"/>
        </w:rPr>
        <w:t>originally</w:t>
      </w:r>
      <w:r w:rsidR="00994B33" w:rsidRPr="16E86D4F">
        <w:rPr>
          <w:rFonts w:eastAsiaTheme="minorEastAsia"/>
          <w:lang w:val="en-GB"/>
        </w:rPr>
        <w:t xml:space="preserve"> </w:t>
      </w:r>
      <w:del w:id="141" w:author="Deniz Ozkundakci" w:date="2026-05-20T00:23:00Z" w16du:dateUtc="2026-05-20T00:23:59Z">
        <w:r w:rsidRPr="16E86D4F" w:rsidDel="00994B33">
          <w:rPr>
            <w:rFonts w:eastAsiaTheme="minorEastAsia"/>
            <w:lang w:val="en-GB"/>
          </w:rPr>
          <w:delText>has no</w:delText>
        </w:r>
      </w:del>
      <w:ins w:id="142" w:author="Deniz Ozkundakci" w:date="2026-05-20T00:23:00Z" w16du:dateUtc="2026-05-20T00:23:59Z">
        <w:r w:rsidR="6A750FF1" w:rsidRPr="16E86D4F">
          <w:rPr>
            <w:rFonts w:eastAsiaTheme="minorEastAsia"/>
            <w:lang w:val="en-GB"/>
          </w:rPr>
          <w:t>la</w:t>
        </w:r>
      </w:ins>
      <w:ins w:id="143" w:author="Deniz Ozkundakci" w:date="2026-05-20T00:24:00Z" w16du:dateUtc="2026-05-20T00:24:02Z">
        <w:r w:rsidR="6A750FF1" w:rsidRPr="16E86D4F">
          <w:rPr>
            <w:rFonts w:eastAsiaTheme="minorEastAsia"/>
            <w:lang w:val="en-GB"/>
          </w:rPr>
          <w:t>cked any</w:t>
        </w:r>
      </w:ins>
      <w:r w:rsidR="00994B33" w:rsidRPr="16E86D4F">
        <w:rPr>
          <w:rFonts w:eastAsiaTheme="minorEastAsia"/>
          <w:lang w:val="en-GB"/>
        </w:rPr>
        <w:t xml:space="preserve"> native fish remotely similar to a catfish</w:t>
      </w:r>
      <w:ins w:id="144" w:author="Deniz Ozkundakci" w:date="2026-05-20T00:24:00Z" w16du:dateUtc="2026-05-20T00:24:07Z">
        <w:r w:rsidR="7C2C3424" w:rsidRPr="16E86D4F">
          <w:rPr>
            <w:rFonts w:eastAsiaTheme="minorEastAsia"/>
            <w:lang w:val="en-GB"/>
          </w:rPr>
          <w:t>,</w:t>
        </w:r>
      </w:ins>
      <w:r w:rsidR="00994B33" w:rsidRPr="16E86D4F">
        <w:rPr>
          <w:rFonts w:eastAsiaTheme="minorEastAsia"/>
          <w:lang w:val="en-GB"/>
        </w:rPr>
        <w:t xml:space="preserve"> </w:t>
      </w:r>
      <w:r w:rsidR="00F13F05" w:rsidRPr="16E86D4F">
        <w:rPr>
          <w:rFonts w:eastAsiaTheme="minorEastAsia"/>
          <w:lang w:val="en-GB"/>
        </w:rPr>
        <w:t xml:space="preserve">the </w:t>
      </w:r>
      <w:r w:rsidRPr="16E86D4F">
        <w:rPr>
          <w:lang w:val="en-GB"/>
        </w:rPr>
        <w:t xml:space="preserve">recent and ongoing spread of catfish into North Island waterways represents a </w:t>
      </w:r>
      <w:r w:rsidR="00F13F05" w:rsidRPr="16E86D4F">
        <w:rPr>
          <w:lang w:val="en-GB"/>
        </w:rPr>
        <w:t xml:space="preserve">truly </w:t>
      </w:r>
      <w:r w:rsidRPr="16E86D4F">
        <w:rPr>
          <w:lang w:val="en-GB"/>
        </w:rPr>
        <w:t>novel predation threat to which kōura may lack adequate behavioural or sensory adaptations.</w:t>
      </w:r>
    </w:p>
    <w:p w14:paraId="22C44752" w14:textId="51B0C4B0" w:rsidR="0040070C" w:rsidRPr="00F26D83" w:rsidRDefault="69ACA71B" w:rsidP="16E86D4F">
      <w:pPr>
        <w:spacing w:line="360" w:lineRule="auto"/>
        <w:rPr>
          <w:rFonts w:eastAsiaTheme="minorEastAsia"/>
          <w:lang w:val="en-GB"/>
        </w:rPr>
      </w:pPr>
      <w:r w:rsidRPr="16E86D4F">
        <w:rPr>
          <w:rFonts w:eastAsiaTheme="minorEastAsia"/>
          <w:lang w:val="en-GB"/>
        </w:rPr>
        <w:t xml:space="preserve">In this study, controlled laboratory experiments were used to test whether </w:t>
      </w:r>
      <w:r w:rsidR="000778EB" w:rsidRPr="16E86D4F">
        <w:rPr>
          <w:rFonts w:eastAsiaTheme="minorEastAsia"/>
          <w:lang w:val="en-GB"/>
        </w:rPr>
        <w:t xml:space="preserve">novel vs </w:t>
      </w:r>
      <w:r w:rsidRPr="16E86D4F">
        <w:rPr>
          <w:rFonts w:eastAsiaTheme="minorEastAsia"/>
          <w:lang w:val="en-GB"/>
        </w:rPr>
        <w:t xml:space="preserve">native predator presence </w:t>
      </w:r>
      <w:del w:id="145" w:author="Deniz Ozkundakci" w:date="2026-05-20T00:25:00Z" w16du:dateUtc="2026-05-20T00:25:27Z">
        <w:r w:rsidRPr="16E86D4F" w:rsidDel="69ACA71B">
          <w:rPr>
            <w:rFonts w:eastAsiaTheme="minorEastAsia"/>
            <w:lang w:val="en-GB"/>
          </w:rPr>
          <w:delText xml:space="preserve">and </w:delText>
        </w:r>
        <w:commentRangeStart w:id="146"/>
        <w:r w:rsidRPr="16E86D4F" w:rsidDel="69ACA71B">
          <w:rPr>
            <w:rFonts w:eastAsiaTheme="minorEastAsia"/>
            <w:lang w:val="en-GB"/>
          </w:rPr>
          <w:delText>associated chemical cues</w:delText>
        </w:r>
      </w:del>
      <w:commentRangeEnd w:id="146"/>
      <w:r w:rsidRPr="16E86D4F">
        <w:rPr>
          <w:rStyle w:val="CommentReference"/>
          <w:rFonts w:eastAsiaTheme="minorEastAsia"/>
          <w:sz w:val="22"/>
          <w:szCs w:val="22"/>
          <w:lang w:val="en-GB"/>
        </w:rPr>
        <w:commentReference w:id="146"/>
      </w:r>
      <w:del w:id="147" w:author="Deniz Ozkundakci" w:date="2026-05-20T00:25:00Z" w16du:dateUtc="2026-05-20T00:25:27Z">
        <w:r w:rsidRPr="16E86D4F" w:rsidDel="69ACA71B">
          <w:rPr>
            <w:rFonts w:eastAsiaTheme="minorEastAsia"/>
            <w:lang w:val="en-GB"/>
          </w:rPr>
          <w:delText xml:space="preserve"> </w:delText>
        </w:r>
      </w:del>
      <w:r w:rsidRPr="16E86D4F">
        <w:rPr>
          <w:rFonts w:eastAsiaTheme="minorEastAsia"/>
          <w:lang w:val="en-GB"/>
        </w:rPr>
        <w:t>induced changes in NCEs</w:t>
      </w:r>
      <w:ins w:id="148" w:author="Deniz Ozkundakci" w:date="2026-05-20T00:25:00Z" w16du:dateUtc="2026-05-20T00:25:31Z">
        <w:r w:rsidR="182E0CDF" w:rsidRPr="16E86D4F">
          <w:rPr>
            <w:rFonts w:eastAsiaTheme="minorEastAsia"/>
            <w:lang w:val="en-GB"/>
          </w:rPr>
          <w:t xml:space="preserve">, specifically </w:t>
        </w:r>
      </w:ins>
      <w:del w:id="149" w:author="Deniz Ozkundakci" w:date="2026-05-20T00:25:00Z" w16du:dateUtc="2026-05-20T00:25:32Z">
        <w:r w:rsidRPr="16E86D4F" w:rsidDel="69ACA71B">
          <w:rPr>
            <w:rFonts w:eastAsiaTheme="minorEastAsia"/>
            <w:lang w:val="en-GB"/>
          </w:rPr>
          <w:delText xml:space="preserve"> (</w:delText>
        </w:r>
      </w:del>
      <w:r w:rsidRPr="16E86D4F">
        <w:rPr>
          <w:rFonts w:eastAsiaTheme="minorEastAsia"/>
          <w:lang w:val="en-GB"/>
        </w:rPr>
        <w:t>refuge-seeking and feeding behaviour</w:t>
      </w:r>
      <w:del w:id="150" w:author="Deniz Ozkundakci" w:date="2026-05-20T00:25:00Z" w16du:dateUtc="2026-05-20T00:25:37Z">
        <w:r w:rsidRPr="16E86D4F" w:rsidDel="69ACA71B">
          <w:rPr>
            <w:rFonts w:eastAsiaTheme="minorEastAsia"/>
            <w:lang w:val="en-GB"/>
          </w:rPr>
          <w:delText>)</w:delText>
        </w:r>
      </w:del>
      <w:ins w:id="151" w:author="Deniz Ozkundakci" w:date="2026-05-20T00:25:00Z" w16du:dateUtc="2026-05-20T00:25:37Z">
        <w:r w:rsidR="6E7CBA96" w:rsidRPr="16E86D4F">
          <w:rPr>
            <w:rFonts w:eastAsiaTheme="minorEastAsia"/>
            <w:lang w:val="en-GB"/>
          </w:rPr>
          <w:t>,</w:t>
        </w:r>
      </w:ins>
      <w:r w:rsidRPr="16E86D4F">
        <w:rPr>
          <w:rFonts w:eastAsiaTheme="minorEastAsia"/>
          <w:lang w:val="en-GB"/>
        </w:rPr>
        <w:t xml:space="preserve"> by kōura. Our experiments were designed to test which of two competing hypotheses best describes kōura behavioural responses to native and invasive predator cues</w:t>
      </w:r>
      <w:del w:id="152" w:author="Deniz Ozkundakci" w:date="2026-05-20T00:26:00Z" w16du:dateUtc="2026-05-20T00:26:37Z">
        <w:r w:rsidRPr="16E86D4F" w:rsidDel="69ACA71B">
          <w:rPr>
            <w:rFonts w:eastAsiaTheme="minorEastAsia"/>
            <w:lang w:val="en-GB"/>
          </w:rPr>
          <w:delText>.</w:delText>
        </w:r>
      </w:del>
      <w:ins w:id="153" w:author="Deniz Ozkundakci" w:date="2026-05-20T00:26:00Z" w16du:dateUtc="2026-05-20T00:26:37Z">
        <w:r w:rsidR="10A4ABC7" w:rsidRPr="16E86D4F">
          <w:rPr>
            <w:rFonts w:eastAsiaTheme="minorEastAsia"/>
            <w:lang w:val="en-GB"/>
          </w:rPr>
          <w:t>:</w:t>
        </w:r>
      </w:ins>
      <w:r w:rsidRPr="16E86D4F">
        <w:rPr>
          <w:rFonts w:eastAsiaTheme="minorEastAsia"/>
          <w:lang w:val="en-GB"/>
        </w:rPr>
        <w:t xml:space="preserve"> 1. </w:t>
      </w:r>
      <w:r w:rsidR="000778EB" w:rsidRPr="16E86D4F">
        <w:rPr>
          <w:rFonts w:eastAsiaTheme="minorEastAsia"/>
          <w:lang w:val="en-GB"/>
        </w:rPr>
        <w:t>K</w:t>
      </w:r>
      <w:r w:rsidRPr="16E86D4F">
        <w:rPr>
          <w:rFonts w:eastAsiaTheme="minorEastAsia"/>
          <w:lang w:val="en-GB"/>
        </w:rPr>
        <w:t>ōura would show more shelter-seeking behaviour when presented with eels compared to catfish, due to naivety of the kōura towards a novel predator such as catfish (Carthey &amp; Banks 2014)</w:t>
      </w:r>
      <w:del w:id="154" w:author="Deniz Ozkundakci" w:date="2026-05-20T00:26:00Z" w16du:dateUtc="2026-05-20T00:26:58Z">
        <w:r w:rsidRPr="16E86D4F" w:rsidDel="69ACA71B">
          <w:rPr>
            <w:rFonts w:eastAsiaTheme="minorEastAsia"/>
            <w:lang w:val="en-GB"/>
          </w:rPr>
          <w:delText>.</w:delText>
        </w:r>
      </w:del>
      <w:ins w:id="155" w:author="Deniz Ozkundakci" w:date="2026-05-20T00:26:00Z" w16du:dateUtc="2026-05-20T00:26:58Z">
        <w:r w:rsidR="4CF684D8" w:rsidRPr="16E86D4F">
          <w:rPr>
            <w:rFonts w:eastAsiaTheme="minorEastAsia"/>
            <w:lang w:val="en-GB"/>
          </w:rPr>
          <w:t>;</w:t>
        </w:r>
      </w:ins>
      <w:r w:rsidR="000E784F" w:rsidRPr="16E86D4F">
        <w:rPr>
          <w:rFonts w:eastAsiaTheme="minorEastAsia"/>
          <w:lang w:val="en-GB"/>
        </w:rPr>
        <w:t xml:space="preserve"> </w:t>
      </w:r>
      <w:del w:id="156" w:author="Deniz Ozkundakci" w:date="2026-05-20T00:27:00Z" w16du:dateUtc="2026-05-20T00:27:00Z">
        <w:r w:rsidRPr="16E86D4F" w:rsidDel="000E784F">
          <w:rPr>
            <w:rFonts w:eastAsiaTheme="minorEastAsia"/>
            <w:lang w:val="en-GB"/>
          </w:rPr>
          <w:delText>O</w:delText>
        </w:r>
      </w:del>
      <w:ins w:id="157" w:author="Deniz Ozkundakci" w:date="2026-05-20T00:27:00Z" w16du:dateUtc="2026-05-20T00:27:00Z">
        <w:r w:rsidR="2993EEC3" w:rsidRPr="16E86D4F">
          <w:rPr>
            <w:rFonts w:eastAsiaTheme="minorEastAsia"/>
            <w:lang w:val="en-GB"/>
          </w:rPr>
          <w:t>o</w:t>
        </w:r>
      </w:ins>
      <w:r w:rsidRPr="16E86D4F">
        <w:rPr>
          <w:rFonts w:eastAsiaTheme="minorEastAsia"/>
          <w:lang w:val="en-GB"/>
        </w:rPr>
        <w:t xml:space="preserve">r 2, </w:t>
      </w:r>
      <w:r w:rsidR="00230FEF" w:rsidRPr="16E86D4F">
        <w:rPr>
          <w:rFonts w:eastAsiaTheme="minorEastAsia"/>
        </w:rPr>
        <w:t>kōura would respond more strongly to unfamiliar catfish cues than to the co-evolved eel, consistent with a generalised fear response to a novel predator type</w:t>
      </w:r>
      <w:r w:rsidRPr="16E86D4F">
        <w:rPr>
          <w:rFonts w:eastAsiaTheme="minorEastAsia"/>
          <w:lang w:val="en-GB"/>
        </w:rPr>
        <w:t xml:space="preserve"> (Sih et al. 2023). Further, we expected that light regime would have an influence on shelter seeking behaviour</w:t>
      </w:r>
      <w:ins w:id="158" w:author="Deniz Ozkundakci" w:date="2026-05-20T00:27:00Z" w16du:dateUtc="2026-05-20T00:27:48Z">
        <w:r w:rsidR="4C6DD4C2" w:rsidRPr="16E86D4F">
          <w:rPr>
            <w:rFonts w:eastAsiaTheme="minorEastAsia"/>
            <w:lang w:val="en-GB"/>
          </w:rPr>
          <w:t>, as</w:t>
        </w:r>
      </w:ins>
      <w:r w:rsidRPr="16E86D4F">
        <w:rPr>
          <w:rFonts w:eastAsiaTheme="minorEastAsia"/>
          <w:lang w:val="en-GB"/>
        </w:rPr>
        <w:t xml:space="preserve"> </w:t>
      </w:r>
      <w:del w:id="159" w:author="Deniz Ozkundakci" w:date="2026-05-20T00:27:00Z" w16du:dateUtc="2026-05-20T00:27:50Z">
        <w:r w:rsidRPr="16E86D4F" w:rsidDel="69ACA71B">
          <w:rPr>
            <w:rFonts w:eastAsiaTheme="minorEastAsia"/>
            <w:lang w:val="en-GB"/>
          </w:rPr>
          <w:delText xml:space="preserve">of </w:delText>
        </w:r>
      </w:del>
      <w:r w:rsidRPr="16E86D4F">
        <w:rPr>
          <w:rFonts w:eastAsiaTheme="minorEastAsia"/>
          <w:lang w:val="en-GB"/>
        </w:rPr>
        <w:t xml:space="preserve">kōura, </w:t>
      </w:r>
      <w:del w:id="160" w:author="Deniz Ozkundakci" w:date="2026-05-20T00:27:00Z" w16du:dateUtc="2026-05-20T00:27:53Z">
        <w:r w:rsidRPr="16E86D4F" w:rsidDel="69ACA71B">
          <w:rPr>
            <w:rFonts w:eastAsiaTheme="minorEastAsia"/>
            <w:lang w:val="en-GB"/>
          </w:rPr>
          <w:delText xml:space="preserve">which </w:delText>
        </w:r>
      </w:del>
      <w:r w:rsidRPr="16E86D4F">
        <w:rPr>
          <w:rFonts w:eastAsiaTheme="minorEastAsia"/>
          <w:lang w:val="en-GB"/>
        </w:rPr>
        <w:t xml:space="preserve">like many crayfish, are </w:t>
      </w:r>
      <w:del w:id="161" w:author="Deniz Ozkundakci" w:date="2026-05-20T00:27:00Z" w16du:dateUtc="2026-05-20T00:27:59Z">
        <w:r w:rsidRPr="16E86D4F" w:rsidDel="69ACA71B">
          <w:rPr>
            <w:rFonts w:eastAsiaTheme="minorEastAsia"/>
            <w:lang w:val="en-GB"/>
          </w:rPr>
          <w:delText>most active</w:delText>
        </w:r>
      </w:del>
      <w:ins w:id="162" w:author="Deniz Ozkundakci" w:date="2026-05-20T00:27:00Z" w16du:dateUtc="2026-05-20T00:27:59Z">
        <w:r w:rsidR="0DD14690" w:rsidRPr="16E86D4F">
          <w:rPr>
            <w:rFonts w:eastAsiaTheme="minorEastAsia"/>
            <w:lang w:val="en-GB"/>
          </w:rPr>
          <w:t xml:space="preserve"> primarily</w:t>
        </w:r>
      </w:ins>
      <w:r w:rsidRPr="16E86D4F">
        <w:rPr>
          <w:rFonts w:eastAsiaTheme="minorEastAsia"/>
          <w:lang w:val="en-GB"/>
        </w:rPr>
        <w:t xml:space="preserve"> nocturnal</w:t>
      </w:r>
      <w:del w:id="163" w:author="Guest User" w:date="2026-05-20T04:53:00Z" w16du:dateUtc="2026-05-20T04:53:13Z">
        <w:r w:rsidRPr="16E86D4F">
          <w:rPr>
            <w:rFonts w:eastAsiaTheme="minorEastAsia"/>
            <w:lang w:val="en-GB"/>
          </w:rPr>
          <w:delText>ly</w:delText>
        </w:r>
      </w:del>
      <w:r w:rsidRPr="16E86D4F">
        <w:rPr>
          <w:rFonts w:eastAsiaTheme="minorEastAsia"/>
          <w:lang w:val="en-GB"/>
        </w:rPr>
        <w:t xml:space="preserve"> (Devcich 1979; Johnson et al. 2014). We</w:t>
      </w:r>
      <w:r w:rsidRPr="16E86D4F">
        <w:rPr>
          <w:rFonts w:ascii="Calibri" w:eastAsia="Calibri" w:hAnsi="Calibri" w:cs="Calibri"/>
          <w:lang w:val="en-GB"/>
        </w:rPr>
        <w:t xml:space="preserve"> also predicted that kōura feeding would be more inhibited </w:t>
      </w:r>
      <w:ins w:id="164" w:author="Deniz Ozkundakci" w:date="2026-05-20T00:28:00Z" w16du:dateUtc="2026-05-20T00:28:58Z">
        <w:r w:rsidR="7FD73BA8" w:rsidRPr="16E86D4F">
          <w:rPr>
            <w:rFonts w:ascii="Calibri" w:eastAsia="Calibri" w:hAnsi="Calibri" w:cs="Calibri"/>
            <w:lang w:val="en-GB"/>
          </w:rPr>
          <w:t xml:space="preserve">in the presence of eels </w:t>
        </w:r>
        <w:r w:rsidR="0D0BCAB3" w:rsidRPr="0D0BCAB3">
          <w:rPr>
            <w:rFonts w:ascii="Calibri" w:eastAsia="Calibri" w:hAnsi="Calibri" w:cs="Calibri"/>
            <w:lang w:val="en-GB"/>
          </w:rPr>
          <w:t>than</w:t>
        </w:r>
      </w:ins>
      <w:ins w:id="165" w:author="Guest User" w:date="2026-05-20T04:52:00Z" w16du:dateUtc="2026-05-20T04:52:59Z">
        <w:r w:rsidR="0D0BCAB3" w:rsidRPr="0D0BCAB3">
          <w:rPr>
            <w:rFonts w:ascii="Calibri" w:eastAsia="Calibri" w:hAnsi="Calibri" w:cs="Calibri"/>
            <w:lang w:val="en-GB"/>
          </w:rPr>
          <w:t xml:space="preserve"> </w:t>
        </w:r>
      </w:ins>
      <w:del w:id="166" w:author="Deniz Ozkundakci" w:date="2026-05-20T00:29:00Z" w16du:dateUtc="2026-05-20T00:29:02Z">
        <w:r w:rsidRPr="16E86D4F" w:rsidDel="69ACA71B">
          <w:rPr>
            <w:rFonts w:ascii="Calibri" w:eastAsia="Calibri" w:hAnsi="Calibri" w:cs="Calibri"/>
            <w:lang w:val="en-GB"/>
          </w:rPr>
          <w:delText xml:space="preserve">when exposed to eel kairomones than to those of the </w:delText>
        </w:r>
      </w:del>
      <w:r w:rsidRPr="16E86D4F">
        <w:rPr>
          <w:rFonts w:ascii="Calibri" w:eastAsia="Calibri" w:hAnsi="Calibri" w:cs="Calibri"/>
          <w:lang w:val="en-GB"/>
        </w:rPr>
        <w:t>catfish, reflecting the same co-evolutionary recognition expected to drive greater refuge use in response to eels</w:t>
      </w:r>
      <w:r w:rsidRPr="16E86D4F">
        <w:rPr>
          <w:rFonts w:eastAsiaTheme="minorEastAsia"/>
          <w:lang w:val="en-GB"/>
        </w:rPr>
        <w:t xml:space="preserve">. </w:t>
      </w:r>
      <w:del w:id="167" w:author="Deniz Ozkundakci" w:date="2026-05-20T00:40:00Z" w16du:dateUtc="2026-05-20T00:40:15Z">
        <w:r w:rsidRPr="16E86D4F" w:rsidDel="69ACA71B">
          <w:rPr>
            <w:rFonts w:eastAsiaTheme="minorEastAsia"/>
            <w:lang w:val="en-GB"/>
          </w:rPr>
          <w:delText>The o</w:delText>
        </w:r>
      </w:del>
      <w:ins w:id="168" w:author="Deniz Ozkundakci" w:date="2026-05-20T00:40:00Z" w16du:dateUtc="2026-05-20T00:40:15Z">
        <w:r w:rsidR="441F852E" w:rsidRPr="16E86D4F">
          <w:rPr>
            <w:rFonts w:eastAsiaTheme="minorEastAsia"/>
            <w:lang w:val="en-GB"/>
          </w:rPr>
          <w:t>O</w:t>
        </w:r>
      </w:ins>
      <w:r w:rsidRPr="16E86D4F">
        <w:rPr>
          <w:rFonts w:eastAsiaTheme="minorEastAsia"/>
          <w:lang w:val="en-GB"/>
        </w:rPr>
        <w:t>verall</w:t>
      </w:r>
      <w:ins w:id="169" w:author="Deniz Ozkundakci" w:date="2026-05-20T00:40:00Z" w16du:dateUtc="2026-05-20T00:40:18Z">
        <w:r w:rsidR="0B581573" w:rsidRPr="16E86D4F">
          <w:rPr>
            <w:rFonts w:eastAsiaTheme="minorEastAsia"/>
            <w:lang w:val="en-GB"/>
          </w:rPr>
          <w:t xml:space="preserve">, </w:t>
        </w:r>
      </w:ins>
      <w:del w:id="170" w:author="Deniz Ozkundakci" w:date="2026-05-20T00:40:00Z" w16du:dateUtc="2026-05-20T00:40:45Z">
        <w:r w:rsidRPr="16E86D4F" w:rsidDel="69ACA71B">
          <w:rPr>
            <w:rFonts w:eastAsiaTheme="minorEastAsia"/>
            <w:lang w:val="en-GB"/>
          </w:rPr>
          <w:delText xml:space="preserve"> aim of </w:delText>
        </w:r>
      </w:del>
      <w:r w:rsidRPr="16E86D4F">
        <w:rPr>
          <w:rFonts w:eastAsiaTheme="minorEastAsia"/>
          <w:lang w:val="en-GB"/>
        </w:rPr>
        <w:t>the refuge</w:t>
      </w:r>
      <w:ins w:id="171" w:author="Deniz Ozkundakci" w:date="2026-05-20T00:40:00Z" w16du:dateUtc="2026-05-20T00:40:25Z">
        <w:r w:rsidR="20FCC206" w:rsidRPr="16E86D4F">
          <w:rPr>
            <w:rFonts w:eastAsiaTheme="minorEastAsia"/>
            <w:lang w:val="en-GB"/>
          </w:rPr>
          <w:t>-use</w:t>
        </w:r>
      </w:ins>
      <w:r w:rsidRPr="16E86D4F">
        <w:rPr>
          <w:rFonts w:eastAsiaTheme="minorEastAsia"/>
          <w:lang w:val="en-GB"/>
        </w:rPr>
        <w:t xml:space="preserve"> and feeding </w:t>
      </w:r>
      <w:del w:id="172" w:author="Deniz Ozkundakci" w:date="2026-05-20T00:40:00Z" w16du:dateUtc="2026-05-20T00:40:33Z">
        <w:r w:rsidRPr="16E86D4F" w:rsidDel="69ACA71B">
          <w:rPr>
            <w:rFonts w:eastAsiaTheme="minorEastAsia"/>
            <w:lang w:val="en-GB"/>
          </w:rPr>
          <w:lastRenderedPageBreak/>
          <w:delText>behaviour studies</w:delText>
        </w:r>
      </w:del>
      <w:ins w:id="173" w:author="Deniz Ozkundakci" w:date="2026-05-20T00:40:00Z" w16du:dateUtc="2026-05-20T00:40:35Z">
        <w:r w:rsidR="3E6FBB9D" w:rsidRPr="16E86D4F">
          <w:rPr>
            <w:rFonts w:eastAsiaTheme="minorEastAsia"/>
            <w:lang w:val="en-GB"/>
          </w:rPr>
          <w:t>experiment</w:t>
        </w:r>
      </w:ins>
      <w:r w:rsidRPr="16E86D4F">
        <w:rPr>
          <w:rFonts w:eastAsiaTheme="minorEastAsia"/>
          <w:lang w:val="en-GB"/>
        </w:rPr>
        <w:t xml:space="preserve"> </w:t>
      </w:r>
      <w:ins w:id="174" w:author="Deniz Ozkundakci" w:date="2026-05-20T00:40:00Z" w16du:dateUtc="2026-05-20T00:40:50Z">
        <w:r w:rsidR="41AF88FA" w:rsidRPr="16E86D4F">
          <w:rPr>
            <w:rFonts w:eastAsiaTheme="minorEastAsia"/>
            <w:lang w:val="en-GB"/>
          </w:rPr>
          <w:t xml:space="preserve">aimed to </w:t>
        </w:r>
      </w:ins>
      <w:del w:id="175" w:author="Deniz Ozkundakci" w:date="2026-05-20T00:40:00Z" w16du:dateUtc="2026-05-20T00:40:53Z">
        <w:r w:rsidRPr="16E86D4F" w:rsidDel="69ACA71B">
          <w:rPr>
            <w:rFonts w:eastAsiaTheme="minorEastAsia"/>
            <w:lang w:val="en-GB"/>
          </w:rPr>
          <w:delText>were to contribute to</w:delText>
        </w:r>
      </w:del>
      <w:ins w:id="176" w:author="Deniz Ozkundakci" w:date="2026-05-20T00:40:00Z" w16du:dateUtc="2026-05-20T00:40:54Z">
        <w:r w:rsidR="319B86EC" w:rsidRPr="16E86D4F">
          <w:rPr>
            <w:rFonts w:eastAsiaTheme="minorEastAsia"/>
            <w:lang w:val="en-GB"/>
          </w:rPr>
          <w:t>improve</w:t>
        </w:r>
      </w:ins>
      <w:r w:rsidRPr="16E86D4F">
        <w:rPr>
          <w:rFonts w:eastAsiaTheme="minorEastAsia"/>
          <w:lang w:val="en-GB"/>
        </w:rPr>
        <w:t xml:space="preserve"> understanding </w:t>
      </w:r>
      <w:ins w:id="177" w:author="Deniz Ozkundakci" w:date="2026-05-20T00:41:00Z" w16du:dateUtc="2026-05-20T00:41:02Z">
        <w:r w:rsidR="1D4D5959" w:rsidRPr="16E86D4F">
          <w:rPr>
            <w:rFonts w:eastAsiaTheme="minorEastAsia"/>
            <w:lang w:val="en-GB"/>
          </w:rPr>
          <w:t xml:space="preserve">of </w:t>
        </w:r>
      </w:ins>
      <w:r w:rsidRPr="16E86D4F">
        <w:rPr>
          <w:rFonts w:eastAsiaTheme="minorEastAsia"/>
          <w:lang w:val="en-GB"/>
        </w:rPr>
        <w:t>the behavioural mechanisms underlying kōura vulnerability to invasive catfish</w:t>
      </w:r>
      <w:ins w:id="178" w:author="Deniz Ozkundakci" w:date="2026-05-20T00:41:00Z" w16du:dateUtc="2026-05-20T00:41:12Z">
        <w:r w:rsidR="28217B1A" w:rsidRPr="16E86D4F">
          <w:rPr>
            <w:rFonts w:eastAsiaTheme="minorEastAsia"/>
            <w:lang w:val="en-GB"/>
          </w:rPr>
          <w:t>,</w:t>
        </w:r>
      </w:ins>
      <w:r w:rsidRPr="16E86D4F">
        <w:rPr>
          <w:rFonts w:eastAsiaTheme="minorEastAsia"/>
          <w:lang w:val="en-GB"/>
        </w:rPr>
        <w:t xml:space="preserve"> and how these </w:t>
      </w:r>
      <w:ins w:id="179" w:author="Deniz Ozkundakci" w:date="2026-05-20T00:41:00Z" w16du:dateUtc="2026-05-20T00:41:18Z">
        <w:r w:rsidR="5E2CECAB" w:rsidRPr="16E86D4F">
          <w:rPr>
            <w:rFonts w:eastAsiaTheme="minorEastAsia"/>
            <w:lang w:val="en-GB"/>
          </w:rPr>
          <w:t xml:space="preserve">responses </w:t>
        </w:r>
      </w:ins>
      <w:r w:rsidRPr="16E86D4F">
        <w:rPr>
          <w:rFonts w:eastAsiaTheme="minorEastAsia"/>
          <w:lang w:val="en-GB"/>
        </w:rPr>
        <w:t>may differ</w:t>
      </w:r>
      <w:ins w:id="180" w:author="Deniz Ozkundakci" w:date="2026-05-20T00:41:00Z" w16du:dateUtc="2026-05-20T00:41:27Z">
        <w:r w:rsidR="5AF930BE" w:rsidRPr="16E86D4F">
          <w:rPr>
            <w:rFonts w:eastAsiaTheme="minorEastAsia"/>
            <w:lang w:val="en-GB"/>
          </w:rPr>
          <w:t>, and add to,</w:t>
        </w:r>
      </w:ins>
      <w:r w:rsidRPr="16E86D4F">
        <w:rPr>
          <w:rFonts w:eastAsiaTheme="minorEastAsia"/>
          <w:lang w:val="en-GB"/>
        </w:rPr>
        <w:t xml:space="preserve"> </w:t>
      </w:r>
      <w:del w:id="181" w:author="Deniz Ozkundakci" w:date="2026-05-20T00:41:00Z" w16du:dateUtc="2026-05-20T00:41:41Z">
        <w:r w:rsidRPr="16E86D4F" w:rsidDel="69ACA71B">
          <w:rPr>
            <w:rFonts w:eastAsiaTheme="minorEastAsia"/>
            <w:lang w:val="en-GB"/>
          </w:rPr>
          <w:delText xml:space="preserve">from and be additional to, </w:delText>
        </w:r>
      </w:del>
      <w:r w:rsidRPr="16E86D4F">
        <w:rPr>
          <w:rFonts w:eastAsiaTheme="minorEastAsia"/>
          <w:lang w:val="en-GB"/>
        </w:rPr>
        <w:t>those already manifested in the presence of native predators such as eels.</w:t>
      </w:r>
    </w:p>
    <w:p w14:paraId="0BC0CA51" w14:textId="77777777" w:rsidR="00B55B71" w:rsidRPr="00F26D83" w:rsidRDefault="00B55B71" w:rsidP="008135C1">
      <w:pPr>
        <w:spacing w:line="360" w:lineRule="auto"/>
        <w:rPr>
          <w:rFonts w:eastAsiaTheme="minorEastAsia"/>
          <w:lang w:val="en-GB"/>
        </w:rPr>
      </w:pPr>
    </w:p>
    <w:p w14:paraId="50668A4F" w14:textId="5AE608A8" w:rsidR="003E3E54" w:rsidRPr="00F26D83" w:rsidRDefault="06BC17DD" w:rsidP="008135C1">
      <w:pPr>
        <w:spacing w:after="0" w:line="360" w:lineRule="auto"/>
        <w:rPr>
          <w:rFonts w:eastAsiaTheme="minorEastAsia"/>
          <w:b/>
          <w:sz w:val="28"/>
          <w:szCs w:val="28"/>
          <w:lang w:val="en-GB"/>
        </w:rPr>
      </w:pPr>
      <w:r w:rsidRPr="00F26D83">
        <w:rPr>
          <w:rFonts w:eastAsiaTheme="minorEastAsia"/>
          <w:b/>
          <w:bCs/>
          <w:sz w:val="28"/>
          <w:szCs w:val="28"/>
          <w:lang w:val="en-GB"/>
        </w:rPr>
        <w:t>Materials</w:t>
      </w:r>
      <w:r w:rsidR="003E3E54" w:rsidRPr="00F26D83">
        <w:rPr>
          <w:rFonts w:eastAsiaTheme="minorEastAsia"/>
          <w:b/>
          <w:sz w:val="28"/>
          <w:szCs w:val="28"/>
          <w:lang w:val="en-GB"/>
        </w:rPr>
        <w:t xml:space="preserve"> and Methods</w:t>
      </w:r>
    </w:p>
    <w:p w14:paraId="08D4D251" w14:textId="77777777" w:rsidR="003E3E54" w:rsidRPr="00F26D83" w:rsidRDefault="003E3E54" w:rsidP="008135C1">
      <w:pPr>
        <w:spacing w:line="360" w:lineRule="auto"/>
        <w:rPr>
          <w:rFonts w:eastAsiaTheme="minorEastAsia" w:cstheme="minorHAnsi"/>
          <w:b/>
          <w:bCs/>
          <w:lang w:val="en-GB"/>
        </w:rPr>
      </w:pPr>
      <w:r w:rsidRPr="00F26D83">
        <w:rPr>
          <w:rFonts w:eastAsiaTheme="minorEastAsia" w:cstheme="minorHAnsi"/>
          <w:b/>
          <w:bCs/>
          <w:lang w:val="en-GB"/>
        </w:rPr>
        <w:t>Animal collection and preparation</w:t>
      </w:r>
    </w:p>
    <w:p w14:paraId="2EB02D2D" w14:textId="20EB5D8D" w:rsidR="00912FA7" w:rsidRDefault="69ACA71B" w:rsidP="16E86D4F">
      <w:pPr>
        <w:spacing w:line="360" w:lineRule="auto"/>
        <w:rPr>
          <w:rFonts w:eastAsiaTheme="minorEastAsia"/>
          <w:lang w:val="en-GB"/>
        </w:rPr>
      </w:pPr>
      <w:r w:rsidRPr="16E86D4F">
        <w:rPr>
          <w:rFonts w:eastAsiaTheme="minorEastAsia"/>
          <w:lang w:val="en-GB"/>
        </w:rPr>
        <w:t>In mid-August 2025,</w:t>
      </w:r>
      <w:r w:rsidR="00E46EFA" w:rsidRPr="16E86D4F">
        <w:rPr>
          <w:rFonts w:eastAsiaTheme="minorEastAsia"/>
          <w:lang w:val="en-GB"/>
        </w:rPr>
        <w:t xml:space="preserve"> 92</w:t>
      </w:r>
      <w:r w:rsidRPr="16E86D4F">
        <w:rPr>
          <w:rFonts w:eastAsiaTheme="minorEastAsia"/>
          <w:lang w:val="en-GB"/>
        </w:rPr>
        <w:t xml:space="preserve"> </w:t>
      </w:r>
      <w:bookmarkStart w:id="182" w:name="_Hlk221625198"/>
      <w:r w:rsidRPr="16E86D4F">
        <w:rPr>
          <w:rFonts w:eastAsiaTheme="minorEastAsia"/>
          <w:lang w:val="en-GB"/>
        </w:rPr>
        <w:t>kōura</w:t>
      </w:r>
      <w:bookmarkEnd w:id="182"/>
      <w:r w:rsidRPr="16E86D4F">
        <w:rPr>
          <w:rFonts w:eastAsiaTheme="minorEastAsia"/>
          <w:lang w:val="en-GB"/>
        </w:rPr>
        <w:t xml:space="preserve"> were sourced from two catfish-free lakes, (</w:t>
      </w:r>
      <w:ins w:id="183" w:author="Deniz Ozkundakci" w:date="2026-05-20T00:42:00Z" w16du:dateUtc="2026-05-20T00:42:16Z">
        <w:r w:rsidR="7417BB21" w:rsidRPr="16E86D4F">
          <w:rPr>
            <w:rFonts w:eastAsiaTheme="minorEastAsia"/>
            <w:lang w:val="en-GB"/>
          </w:rPr>
          <w:t xml:space="preserve">Lakes </w:t>
        </w:r>
      </w:ins>
      <w:r w:rsidRPr="16E86D4F">
        <w:rPr>
          <w:rFonts w:eastAsiaTheme="minorEastAsia"/>
          <w:lang w:val="en-GB"/>
        </w:rPr>
        <w:t xml:space="preserve">Ōkāreka and Tikitapu </w:t>
      </w:r>
      <w:del w:id="184" w:author="Deniz Ozkundakci" w:date="2026-05-20T00:42:00Z" w16du:dateUtc="2026-05-20T00:42:22Z">
        <w:r w:rsidRPr="16E86D4F" w:rsidDel="69ACA71B">
          <w:rPr>
            <w:rFonts w:eastAsiaTheme="minorEastAsia"/>
            <w:lang w:val="en-GB"/>
          </w:rPr>
          <w:delText>(Blue Lake)</w:delText>
        </w:r>
      </w:del>
      <w:r w:rsidRPr="16E86D4F">
        <w:rPr>
          <w:rFonts w:eastAsiaTheme="minorEastAsia"/>
          <w:lang w:val="en-GB"/>
        </w:rPr>
        <w:t>) in the Rotorua Te A</w:t>
      </w:r>
      <w:ins w:id="185" w:author="Guest User" w:date="2026-05-20T02:59:00Z" w16du:dateUtc="2026-05-20T02:59:10Z">
        <w:r w:rsidR="332DC757" w:rsidRPr="16E86D4F">
          <w:rPr>
            <w:rFonts w:eastAsiaTheme="minorEastAsia"/>
            <w:lang w:val="en-GB"/>
          </w:rPr>
          <w:t>rawa</w:t>
        </w:r>
      </w:ins>
      <w:del w:id="186" w:author="Guest User" w:date="2026-05-20T02:59:00Z" w16du:dateUtc="2026-05-20T02:59:11Z">
        <w:r w:rsidRPr="16E86D4F" w:rsidDel="69ACA71B">
          <w:rPr>
            <w:rFonts w:eastAsiaTheme="minorEastAsia"/>
            <w:lang w:val="en-GB"/>
          </w:rPr>
          <w:delText>wara</w:delText>
        </w:r>
      </w:del>
      <w:r w:rsidRPr="16E86D4F">
        <w:rPr>
          <w:rFonts w:eastAsiaTheme="minorEastAsia"/>
          <w:lang w:val="en-GB"/>
        </w:rPr>
        <w:t xml:space="preserve"> Lakes area, Bay of Plenty region</w:t>
      </w:r>
      <w:del w:id="187" w:author="Deniz Ozkundakci" w:date="2026-05-20T00:42:00Z" w16du:dateUtc="2026-05-20T00:42:50Z">
        <w:r w:rsidRPr="16E86D4F" w:rsidDel="69ACA71B">
          <w:rPr>
            <w:rFonts w:eastAsiaTheme="minorEastAsia"/>
            <w:lang w:val="en-GB"/>
          </w:rPr>
          <w:delText xml:space="preserve"> of the </w:delText>
        </w:r>
      </w:del>
      <w:ins w:id="188" w:author="Deniz Ozkundakci" w:date="2026-05-20T00:42:00Z" w16du:dateUtc="2026-05-20T00:42:51Z">
        <w:r w:rsidR="4A38DABB" w:rsidRPr="16E86D4F">
          <w:rPr>
            <w:rFonts w:eastAsiaTheme="minorEastAsia"/>
            <w:lang w:val="en-GB"/>
          </w:rPr>
          <w:t xml:space="preserve">, </w:t>
        </w:r>
      </w:ins>
      <w:r w:rsidRPr="16E86D4F">
        <w:rPr>
          <w:rFonts w:eastAsiaTheme="minorEastAsia"/>
          <w:lang w:val="en-GB"/>
        </w:rPr>
        <w:t>North Island</w:t>
      </w:r>
      <w:ins w:id="189" w:author="Deniz Ozkundakci" w:date="2026-05-20T00:42:00Z" w16du:dateUtc="2026-05-20T00:42:58Z">
        <w:r w:rsidR="18073E12" w:rsidRPr="16E86D4F">
          <w:rPr>
            <w:rFonts w:eastAsiaTheme="minorEastAsia"/>
            <w:lang w:val="en-GB"/>
          </w:rPr>
          <w:t>, Aotearoa</w:t>
        </w:r>
      </w:ins>
      <w:r w:rsidRPr="16E86D4F">
        <w:rPr>
          <w:rFonts w:eastAsiaTheme="minorEastAsia"/>
          <w:lang w:val="en-GB"/>
        </w:rPr>
        <w:t xml:space="preserve">. </w:t>
      </w:r>
      <w:r w:rsidR="00B7441D" w:rsidRPr="16E86D4F">
        <w:rPr>
          <w:rFonts w:eastAsiaTheme="minorEastAsia"/>
        </w:rPr>
        <w:t>Eels are present in most of the rivers and lakes of Aotearoa (McDowall 1990) and may be present in both lakes, but scarce</w:t>
      </w:r>
      <w:ins w:id="190" w:author="Deniz Ozkundakci" w:date="2026-05-20T00:43:00Z" w16du:dateUtc="2026-05-20T00:43:37Z">
        <w:r w:rsidR="75189451" w:rsidRPr="16E86D4F">
          <w:rPr>
            <w:rFonts w:eastAsiaTheme="minorEastAsia"/>
          </w:rPr>
          <w:t xml:space="preserve"> (</w:t>
        </w:r>
        <w:commentRangeStart w:id="191"/>
        <w:r w:rsidR="75189451" w:rsidRPr="16E86D4F">
          <w:rPr>
            <w:rFonts w:eastAsiaTheme="minorEastAsia"/>
          </w:rPr>
          <w:t>REF</w:t>
        </w:r>
      </w:ins>
      <w:commentRangeEnd w:id="191"/>
      <w:r w:rsidRPr="16E86D4F">
        <w:rPr>
          <w:rStyle w:val="CommentReference"/>
          <w:rFonts w:eastAsiaTheme="minorEastAsia"/>
          <w:sz w:val="22"/>
          <w:szCs w:val="22"/>
        </w:rPr>
        <w:commentReference w:id="191"/>
      </w:r>
      <w:ins w:id="192" w:author="Deniz Ozkundakci" w:date="2026-05-20T00:43:00Z" w16du:dateUtc="2026-05-20T00:43:37Z">
        <w:r w:rsidR="75189451" w:rsidRPr="16E86D4F">
          <w:rPr>
            <w:rFonts w:eastAsiaTheme="minorEastAsia"/>
          </w:rPr>
          <w:t>?)</w:t>
        </w:r>
      </w:ins>
      <w:r w:rsidR="00B7441D" w:rsidRPr="16E86D4F">
        <w:rPr>
          <w:rFonts w:eastAsiaTheme="minorEastAsia"/>
        </w:rPr>
        <w:t xml:space="preserve">. </w:t>
      </w:r>
      <w:r w:rsidRPr="16E86D4F">
        <w:rPr>
          <w:rFonts w:eastAsiaTheme="minorEastAsia"/>
          <w:lang w:val="en-GB"/>
        </w:rPr>
        <w:t xml:space="preserve">In late September 2025, catfish and eels were sourced from </w:t>
      </w:r>
      <w:commentRangeStart w:id="193"/>
      <w:r w:rsidRPr="16E86D4F">
        <w:rPr>
          <w:rFonts w:eastAsiaTheme="minorEastAsia"/>
          <w:lang w:val="en-GB"/>
        </w:rPr>
        <w:t>Lake Rotoroa in Hamilton</w:t>
      </w:r>
      <w:commentRangeEnd w:id="193"/>
      <w:r w:rsidRPr="16E86D4F">
        <w:rPr>
          <w:rStyle w:val="CommentReference"/>
          <w:rFonts w:eastAsiaTheme="minorEastAsia"/>
          <w:sz w:val="22"/>
          <w:szCs w:val="22"/>
          <w:lang w:val="en-GB"/>
        </w:rPr>
        <w:commentReference w:id="193"/>
      </w:r>
      <w:r w:rsidRPr="16E86D4F">
        <w:rPr>
          <w:rFonts w:eastAsiaTheme="minorEastAsia"/>
          <w:lang w:val="en-GB"/>
        </w:rPr>
        <w:t xml:space="preserve"> in the Waikato region of the North Island. Experiments were conducted at the Aquatic Research Centre of the University of Waikato. All three species were held separately in holding tanks and acclimated for a week in dechlorinated tap water under the following controlled regime: a 10:14 light:</w:t>
      </w:r>
      <w:del w:id="194" w:author="Deniz Ozkundakci" w:date="2026-05-20T00:45:00Z" w16du:dateUtc="2026-05-20T00:45:44Z">
        <w:r w:rsidRPr="16E86D4F" w:rsidDel="69ACA71B">
          <w:rPr>
            <w:rFonts w:eastAsiaTheme="minorEastAsia"/>
            <w:lang w:val="en-GB"/>
          </w:rPr>
          <w:delText xml:space="preserve"> </w:delText>
        </w:r>
      </w:del>
      <w:r w:rsidRPr="16E86D4F">
        <w:rPr>
          <w:rFonts w:eastAsiaTheme="minorEastAsia"/>
          <w:lang w:val="en-GB"/>
        </w:rPr>
        <w:t xml:space="preserve">dark cycle reflecting the </w:t>
      </w:r>
      <w:del w:id="195" w:author="Deniz Ozkundakci" w:date="2026-05-20T00:46:00Z" w16du:dateUtc="2026-05-20T00:46:17Z">
        <w:r w:rsidRPr="16E86D4F" w:rsidDel="69ACA71B">
          <w:rPr>
            <w:rFonts w:eastAsiaTheme="minorEastAsia"/>
            <w:lang w:val="en-GB"/>
          </w:rPr>
          <w:delText xml:space="preserve">correct </w:delText>
        </w:r>
      </w:del>
      <w:r w:rsidRPr="16E86D4F">
        <w:rPr>
          <w:rFonts w:eastAsiaTheme="minorEastAsia"/>
          <w:lang w:val="en-GB"/>
        </w:rPr>
        <w:t>seasonal day-length at a stable temperature of 15.6 °C, pH 8.4 and 10 mg l⁻¹ dissolved oxygen</w:t>
      </w:r>
      <w:del w:id="196" w:author="Deniz Ozkundakci" w:date="2026-05-20T00:46:00Z" w16du:dateUtc="2026-05-20T00:46:28Z">
        <w:r w:rsidRPr="16E86D4F" w:rsidDel="69ACA71B">
          <w:rPr>
            <w:rFonts w:eastAsiaTheme="minorEastAsia"/>
            <w:lang w:val="en-GB"/>
          </w:rPr>
          <w:delText>,</w:delText>
        </w:r>
      </w:del>
      <w:ins w:id="197" w:author="Deniz Ozkundakci" w:date="2026-05-20T00:46:00Z" w16du:dateUtc="2026-05-20T00:46:28Z">
        <w:r w:rsidR="12F5793F" w:rsidRPr="16E86D4F">
          <w:rPr>
            <w:rFonts w:eastAsiaTheme="minorEastAsia"/>
            <w:lang w:val="en-GB"/>
          </w:rPr>
          <w:t>.</w:t>
        </w:r>
      </w:ins>
      <w:r w:rsidRPr="16E86D4F">
        <w:rPr>
          <w:rFonts w:eastAsiaTheme="minorEastAsia"/>
          <w:lang w:val="en-GB"/>
        </w:rPr>
        <w:t xml:space="preserve"> </w:t>
      </w:r>
      <w:del w:id="198" w:author="Deniz Ozkundakci" w:date="2026-05-20T00:46:00Z" w16du:dateUtc="2026-05-20T00:46:31Z">
        <w:r w:rsidRPr="16E86D4F" w:rsidDel="69ACA71B">
          <w:rPr>
            <w:rFonts w:eastAsiaTheme="minorEastAsia"/>
            <w:lang w:val="en-GB"/>
          </w:rPr>
          <w:delText>t</w:delText>
        </w:r>
      </w:del>
      <w:ins w:id="199" w:author="Deniz Ozkundakci" w:date="2026-05-20T00:46:00Z" w16du:dateUtc="2026-05-20T00:46:31Z">
        <w:r w:rsidR="50C84DBF" w:rsidRPr="16E86D4F">
          <w:rPr>
            <w:rFonts w:eastAsiaTheme="minorEastAsia"/>
            <w:lang w:val="en-GB"/>
          </w:rPr>
          <w:t>T</w:t>
        </w:r>
      </w:ins>
      <w:r w:rsidRPr="16E86D4F">
        <w:rPr>
          <w:rFonts w:eastAsiaTheme="minorEastAsia"/>
          <w:lang w:val="en-GB"/>
        </w:rPr>
        <w:t>he latter parameters reflecting typical physiochemical condition in source lakes. K</w:t>
      </w:r>
      <w:bookmarkStart w:id="200" w:name="_Hlk221874697"/>
      <w:r w:rsidRPr="16E86D4F">
        <w:rPr>
          <w:rFonts w:eastAsiaTheme="minorEastAsia"/>
          <w:lang w:val="en-GB"/>
        </w:rPr>
        <w:t>ō</w:t>
      </w:r>
      <w:bookmarkEnd w:id="200"/>
      <w:r w:rsidRPr="16E86D4F">
        <w:rPr>
          <w:rFonts w:eastAsiaTheme="minorEastAsia"/>
          <w:lang w:val="en-GB"/>
        </w:rPr>
        <w:t xml:space="preserve">ura and fish were fed every other day </w:t>
      </w:r>
      <w:ins w:id="201" w:author="Deniz Ozkundakci" w:date="2026-05-20T00:48:00Z" w16du:dateUtc="2026-05-20T00:48:41Z">
        <w:r w:rsidR="31C5CA35" w:rsidRPr="16E86D4F">
          <w:rPr>
            <w:rFonts w:eastAsiaTheme="minorEastAsia"/>
            <w:lang w:val="en-GB"/>
          </w:rPr>
          <w:t>with commercial carnivore pellets (</w:t>
        </w:r>
      </w:ins>
      <w:del w:id="202" w:author="Deniz Ozkundakci" w:date="2026-05-20T00:48:00Z" w16du:dateUtc="2026-05-20T00:48:42Z">
        <w:r w:rsidRPr="16E86D4F" w:rsidDel="69ACA71B">
          <w:rPr>
            <w:rFonts w:eastAsiaTheme="minorEastAsia"/>
            <w:lang w:val="en-GB"/>
          </w:rPr>
          <w:delText xml:space="preserve">on </w:delText>
        </w:r>
      </w:del>
      <w:r w:rsidRPr="16E86D4F">
        <w:rPr>
          <w:rFonts w:eastAsiaTheme="minorEastAsia"/>
          <w:lang w:val="en-GB"/>
        </w:rPr>
        <w:t>Hikari Tropical</w:t>
      </w:r>
      <w:ins w:id="203" w:author="Deniz Ozkundakci" w:date="2026-05-20T00:48:00Z" w16du:dateUtc="2026-05-20T00:48:58Z">
        <w:r w:rsidR="63154BC4" w:rsidRPr="16E86D4F">
          <w:rPr>
            <w:rFonts w:eastAsiaTheme="minorEastAsia"/>
            <w:lang w:val="en-GB"/>
          </w:rPr>
          <w:t>, Kyorin Food Industries Ltd., Japan</w:t>
        </w:r>
      </w:ins>
      <w:ins w:id="204" w:author="Deniz Ozkundakci" w:date="2026-05-20T00:49:00Z" w16du:dateUtc="2026-05-20T00:49:00Z">
        <w:r w:rsidR="63154BC4" w:rsidRPr="16E86D4F">
          <w:rPr>
            <w:rFonts w:eastAsiaTheme="minorEastAsia"/>
            <w:lang w:val="en-GB"/>
          </w:rPr>
          <w:t xml:space="preserve">; </w:t>
        </w:r>
      </w:ins>
      <w:del w:id="205" w:author="Deniz Ozkundakci" w:date="2026-05-20T00:49:00Z" w16du:dateUtc="2026-05-20T00:49:02Z">
        <w:r w:rsidRPr="16E86D4F" w:rsidDel="69ACA71B">
          <w:rPr>
            <w:rFonts w:eastAsiaTheme="minorEastAsia"/>
            <w:lang w:val="en-GB"/>
          </w:rPr>
          <w:delText xml:space="preserve"> carnivore fish food pellets (</w:delText>
        </w:r>
      </w:del>
      <w:r w:rsidRPr="16E86D4F">
        <w:rPr>
          <w:rFonts w:eastAsiaTheme="minorEastAsia"/>
          <w:lang w:val="en-GB"/>
        </w:rPr>
        <w:t xml:space="preserve">animal protein 47%). Because kōura are taonga </w:t>
      </w:r>
      <w:del w:id="206" w:author="Deniz Ozkundakci" w:date="2026-05-20T00:49:00Z" w16du:dateUtc="2026-05-20T00:49:39Z">
        <w:r w:rsidRPr="16E86D4F" w:rsidDel="69ACA71B">
          <w:rPr>
            <w:rFonts w:eastAsiaTheme="minorEastAsia"/>
            <w:lang w:val="en-GB"/>
          </w:rPr>
          <w:delText xml:space="preserve">(culturally treasured) </w:delText>
        </w:r>
      </w:del>
      <w:r w:rsidRPr="16E86D4F">
        <w:rPr>
          <w:rFonts w:eastAsiaTheme="minorEastAsia"/>
          <w:lang w:val="en-GB"/>
        </w:rPr>
        <w:t xml:space="preserve">species, permission </w:t>
      </w:r>
      <w:ins w:id="207" w:author="Deniz Ozkundakci" w:date="2026-05-20T00:49:00Z" w16du:dateUtc="2026-05-20T00:49:46Z">
        <w:r w:rsidR="71E5D4D7" w:rsidRPr="16E86D4F">
          <w:rPr>
            <w:rFonts w:eastAsiaTheme="minorEastAsia"/>
            <w:lang w:val="en-GB"/>
          </w:rPr>
          <w:t xml:space="preserve">was obtained </w:t>
        </w:r>
      </w:ins>
      <w:del w:id="208" w:author="Deniz Ozkundakci" w:date="2026-05-20T00:49:00Z" w16du:dateUtc="2026-05-20T00:49:48Z">
        <w:r w:rsidRPr="16E86D4F" w:rsidDel="69ACA71B">
          <w:rPr>
            <w:rFonts w:eastAsiaTheme="minorEastAsia"/>
            <w:lang w:val="en-GB"/>
          </w:rPr>
          <w:delText xml:space="preserve">had to be sought </w:delText>
        </w:r>
      </w:del>
      <w:r w:rsidRPr="16E86D4F">
        <w:rPr>
          <w:rFonts w:eastAsiaTheme="minorEastAsia"/>
          <w:lang w:val="en-GB"/>
        </w:rPr>
        <w:t>from relevant iwi (Māori tribal unit), as well as relevant government</w:t>
      </w:r>
      <w:ins w:id="209" w:author="Deniz Ozkundakci" w:date="2026-05-20T00:49:00Z" w16du:dateUtc="2026-05-20T00:49:54Z">
        <w:r w:rsidR="1010ACA4" w:rsidRPr="16E86D4F">
          <w:rPr>
            <w:rFonts w:eastAsiaTheme="minorEastAsia"/>
            <w:lang w:val="en-GB"/>
          </w:rPr>
          <w:t xml:space="preserve"> agencies</w:t>
        </w:r>
      </w:ins>
      <w:r w:rsidR="003A44C7" w:rsidRPr="16E86D4F">
        <w:rPr>
          <w:rFonts w:eastAsiaTheme="minorEastAsia"/>
        </w:rPr>
        <w:t>. All experimental procedures were conducted under University of Waikato animal ethics committee approval (protocol number: 1232; see Ethical Approval section).</w:t>
      </w:r>
    </w:p>
    <w:p w14:paraId="5B836A0F" w14:textId="68375B23" w:rsidR="0089431C" w:rsidRPr="00F26D83" w:rsidRDefault="00547A32" w:rsidP="008135C1">
      <w:pPr>
        <w:spacing w:line="360" w:lineRule="auto"/>
        <w:rPr>
          <w:rFonts w:eastAsiaTheme="minorEastAsia" w:cstheme="minorHAnsi"/>
          <w:b/>
          <w:bCs/>
          <w:lang w:val="en-GB"/>
        </w:rPr>
      </w:pPr>
      <w:r w:rsidRPr="00F26D83">
        <w:rPr>
          <w:rFonts w:eastAsiaTheme="minorEastAsia" w:cstheme="minorHAnsi"/>
          <w:b/>
          <w:bCs/>
          <w:lang w:val="en-GB"/>
        </w:rPr>
        <w:t>R</w:t>
      </w:r>
      <w:r w:rsidR="00EF2182" w:rsidRPr="00F26D83">
        <w:rPr>
          <w:rFonts w:eastAsiaTheme="minorEastAsia" w:cstheme="minorHAnsi"/>
          <w:b/>
          <w:bCs/>
          <w:lang w:val="en-GB"/>
        </w:rPr>
        <w:t xml:space="preserve">efuge </w:t>
      </w:r>
      <w:r w:rsidRPr="00F26D83">
        <w:rPr>
          <w:rFonts w:eastAsiaTheme="minorEastAsia" w:cstheme="minorHAnsi"/>
          <w:b/>
          <w:bCs/>
          <w:lang w:val="en-GB"/>
        </w:rPr>
        <w:t>experiment</w:t>
      </w:r>
    </w:p>
    <w:p w14:paraId="705EB01B" w14:textId="1A5C6F43" w:rsidR="00CA4825" w:rsidRPr="00F26D83" w:rsidRDefault="69ACA71B" w:rsidP="16E86D4F">
      <w:pPr>
        <w:spacing w:line="360" w:lineRule="auto"/>
        <w:rPr>
          <w:rFonts w:eastAsiaTheme="minorEastAsia"/>
          <w:lang w:val="en-GB"/>
        </w:rPr>
      </w:pPr>
      <w:r w:rsidRPr="16E86D4F">
        <w:rPr>
          <w:rFonts w:eastAsiaTheme="minorEastAsia"/>
          <w:lang w:val="en-GB"/>
        </w:rPr>
        <w:t xml:space="preserve">Prior to the experiments all animals were individually weighed and measured. Only male kōura were used as male crustaceans are usually the most bold and aggressive (Stein &amp; Magnuson 1976; Figler et al. 2005) and restricting test animals to a single sex allowed a smaller overall number of kōura to be used. Kōura had a mean (± SD) orbital carapace length (OCL) of 26.0 mm (± 3.08) (18.35-32.95 mm range) and a mean </w:t>
      </w:r>
      <w:r w:rsidR="00505BF7" w:rsidRPr="16E86D4F">
        <w:rPr>
          <w:rFonts w:eastAsiaTheme="minorEastAsia"/>
          <w:lang w:val="en-GB"/>
        </w:rPr>
        <w:t xml:space="preserve">(± SD) </w:t>
      </w:r>
      <w:r w:rsidRPr="16E86D4F">
        <w:rPr>
          <w:rFonts w:eastAsiaTheme="minorEastAsia"/>
          <w:lang w:val="en-GB"/>
        </w:rPr>
        <w:t xml:space="preserve">wet weight of 11.7 g (± 4.25) (3–23 g range). Catfish ranged in length from 260-267 mm and 2.34–3.16 kg wet weight and eels ranged in wet weight from 2.50-3.52 kg, </w:t>
      </w:r>
      <w:ins w:id="210" w:author="Deniz Ozkundakci" w:date="2026-05-20T00:50:00Z" w16du:dateUtc="2026-05-20T00:50:58Z">
        <w:r w:rsidR="66FB34FD" w:rsidRPr="16E86D4F">
          <w:rPr>
            <w:rFonts w:eastAsiaTheme="minorEastAsia"/>
            <w:lang w:val="en-GB"/>
          </w:rPr>
          <w:t xml:space="preserve">with </w:t>
        </w:r>
      </w:ins>
      <w:r w:rsidRPr="16E86D4F">
        <w:rPr>
          <w:rFonts w:eastAsiaTheme="minorEastAsia"/>
          <w:lang w:val="en-GB"/>
        </w:rPr>
        <w:t>both these size ranges being able to consume adult kōura (Hicks 1997; Barnes &amp; Hicks 2003; Ryan 2009).</w:t>
      </w:r>
    </w:p>
    <w:p w14:paraId="0821307B" w14:textId="7A48514B" w:rsidR="00424B53" w:rsidRPr="00F26D83" w:rsidRDefault="69ACA71B" w:rsidP="008135C1">
      <w:pPr>
        <w:spacing w:line="360" w:lineRule="auto"/>
        <w:rPr>
          <w:rFonts w:ascii="Calibri" w:eastAsia="Calibri" w:hAnsi="Calibri" w:cs="Calibri"/>
          <w:lang w:val="en-GB"/>
        </w:rPr>
      </w:pPr>
      <w:r w:rsidRPr="16E86D4F">
        <w:rPr>
          <w:rFonts w:eastAsiaTheme="minorEastAsia"/>
          <w:lang w:val="en-GB"/>
        </w:rPr>
        <w:lastRenderedPageBreak/>
        <w:t>Experiments were conducted in 38 L glass tanks (600 × 200 × 220 mm) with each tank having three sides (apart from front of tank) blacked out to block visual cues from neighbouring tanks. Each tank was divided into two compartments by a 0.5 mm steel mesh divider, allowing visual and chemical cues between compartments, while preventing any physical contact between fish and kōura on either side of the barrier (Fig. 1). All tanks were filled with ~26 L dechlorinated tap water and had identical environmental regimes as previously detailed for acclimatisation tanks, with water flow provided by an air stone. Each tank housed a single kōura on one side of the barrier and either a single predator (catfish or eel) or no predator (control) on the other side. A halved terracotta pot (90 mm diameter × 90 mm depth) was positioned on the kōura side of the tank to serve as a potential refuge. To control for potential tank location or compartment side effects, the position of predator treatments within the aquaria was systematically rotated between experimental rounds. The experiment was repeated across five rounds</w:t>
      </w:r>
      <w:ins w:id="211" w:author="Deniz Ozkundakci" w:date="2026-05-20T00:52:00Z" w16du:dateUtc="2026-05-20T00:52:50Z">
        <w:r w:rsidR="1E82B78C" w:rsidRPr="16E86D4F">
          <w:rPr>
            <w:rFonts w:eastAsiaTheme="minorEastAsia"/>
            <w:lang w:val="en-GB"/>
          </w:rPr>
          <w:t xml:space="preserve"> (each round lasting </w:t>
        </w:r>
      </w:ins>
      <w:ins w:id="212" w:author="Raven, Olivier (Student)" w:date="2026-05-20T17:00:00Z" w16du:dateUtc="2026-05-20T05:00:00Z">
        <w:r w:rsidR="00D57C35">
          <w:rPr>
            <w:rFonts w:eastAsiaTheme="minorEastAsia"/>
            <w:lang w:val="en-GB"/>
          </w:rPr>
          <w:t xml:space="preserve">5 </w:t>
        </w:r>
      </w:ins>
      <w:ins w:id="213" w:author="Deniz Ozkundakci" w:date="2026-05-20T00:52:00Z" w16du:dateUtc="2026-05-20T00:52:50Z">
        <w:del w:id="214" w:author="Raven, Olivier (Student)" w:date="2026-05-20T17:00:00Z" w16du:dateUtc="2026-05-20T05:00:00Z">
          <w:r w:rsidR="1E82B78C" w:rsidRPr="16E86D4F" w:rsidDel="0054548A">
            <w:rPr>
              <w:rFonts w:eastAsiaTheme="minorEastAsia"/>
              <w:lang w:val="en-GB"/>
            </w:rPr>
            <w:delText>XXX</w:delText>
          </w:r>
        </w:del>
        <w:r w:rsidR="1E82B78C" w:rsidRPr="16E86D4F">
          <w:rPr>
            <w:rFonts w:eastAsiaTheme="minorEastAsia"/>
            <w:lang w:val="en-GB"/>
          </w:rPr>
          <w:t>hours)</w:t>
        </w:r>
      </w:ins>
      <w:r w:rsidRPr="16E86D4F">
        <w:rPr>
          <w:rFonts w:eastAsiaTheme="minorEastAsia"/>
          <w:lang w:val="en-GB"/>
        </w:rPr>
        <w:t>, resulting in 11 catfish replicates, 11 eel replicates, and 10 control replicates and was first carried out in the light (~400 lux; n = 32) before being repeated in the dark (~70 lux; n = 32). Observations were made in the dark using red lighting positioned centrally above the tanks to minimize disturbance, as many aquatic species have limited sensitivity to red wavelengths and are unlikely to perceive this light. Following each individual experimental run, each tank was thoroughly cleaned and refilled with dechlorinated tap water before reuse. Each individual kōura was only exposed once to a fish predator and there were no mortalities of kōura or fish during experiments. All experiments were conducted within a three-week period during October 2025.</w:t>
      </w:r>
    </w:p>
    <w:p w14:paraId="0EACE3FC" w14:textId="20176FC2" w:rsidR="00046A2E" w:rsidRPr="00F26D83" w:rsidRDefault="69ACA71B" w:rsidP="16E86D4F">
      <w:pPr>
        <w:spacing w:before="240" w:line="360" w:lineRule="auto"/>
        <w:rPr>
          <w:rFonts w:eastAsiaTheme="minorEastAsia"/>
          <w:lang w:val="en-GB"/>
        </w:rPr>
      </w:pPr>
      <w:r w:rsidRPr="16E86D4F">
        <w:rPr>
          <w:rFonts w:eastAsiaTheme="minorEastAsia"/>
          <w:lang w:val="en-GB"/>
        </w:rPr>
        <w:t>At the beginning of each experiment, an individual kōura was placed in the middle of the tank compartment containing the refuge and observations of each kōura location were recorded at 21 time intervals within a 5 hour period (</w:t>
      </w:r>
      <w:commentRangeStart w:id="215"/>
      <w:r w:rsidRPr="16E86D4F">
        <w:rPr>
          <w:rFonts w:eastAsiaTheme="minorEastAsia"/>
          <w:lang w:val="en-GB"/>
        </w:rPr>
        <w:t>the intervals being: 0, 5, 10, 20, 30, 45, 60, 61, 65, 70, 80, 90, 120, 150, 210, 240, 245, 260, 275, 290, and 300 minutes</w:t>
      </w:r>
      <w:commentRangeEnd w:id="215"/>
      <w:r w:rsidRPr="16E86D4F">
        <w:rPr>
          <w:rStyle w:val="CommentReference"/>
          <w:rFonts w:eastAsiaTheme="minorEastAsia"/>
          <w:sz w:val="22"/>
          <w:szCs w:val="22"/>
          <w:lang w:val="en-GB"/>
        </w:rPr>
        <w:commentReference w:id="215"/>
      </w:r>
      <w:r w:rsidRPr="16E86D4F">
        <w:rPr>
          <w:rFonts w:eastAsiaTheme="minorEastAsia"/>
          <w:lang w:val="en-GB"/>
        </w:rPr>
        <w:t xml:space="preserve">). The 0-minute recording was the individual’s initial immediate location after its addition to the tank. Kōura location was recorded as either refuge (the animal was using the refuge, being inside it or immediately behind it and touching it) or non-refuge/ in the open (any other location in the tank where the animal was not in the refuge or touching the refuge). The fish predator was introduced into the tank on the other side of the barrier from the kōura compartment, after 60 minutes and removed after 240 minutes. </w:t>
      </w:r>
      <w:r w:rsidR="00B02E63" w:rsidRPr="16E86D4F">
        <w:rPr>
          <w:rFonts w:eastAsiaTheme="minorEastAsia"/>
        </w:rPr>
        <w:t xml:space="preserve">The compressed intervals around 60–65 minutes and 240–245 minutes were designed to capture immediate behavioural responses at the point of predator introduction and removal respectively. </w:t>
      </w:r>
      <w:r w:rsidRPr="16E86D4F">
        <w:rPr>
          <w:rFonts w:eastAsiaTheme="minorEastAsia"/>
          <w:lang w:val="en-GB"/>
        </w:rPr>
        <w:t xml:space="preserve">The control tanks had no fish added but at 60 minutes and again at 240 minutes, the water in the ‘predator’ compartment was mechanically disturbed by agitating the water with a small hand net for approximately 30 seconds. This was to simulate the disturbance time associated with adding and </w:t>
      </w:r>
      <w:r w:rsidRPr="16E86D4F">
        <w:rPr>
          <w:rFonts w:eastAsiaTheme="minorEastAsia"/>
          <w:lang w:val="en-GB"/>
        </w:rPr>
        <w:lastRenderedPageBreak/>
        <w:t>removing fish in the other treatments with the same size hand net. At the end of each experiment, the kōura was removed after the final 300-minute observation.</w:t>
      </w:r>
    </w:p>
    <w:p w14:paraId="755873FA" w14:textId="1E8A6B56" w:rsidR="0585C445" w:rsidRPr="00F26D83" w:rsidRDefault="69ACA71B" w:rsidP="16E86D4F">
      <w:pPr>
        <w:spacing w:line="360" w:lineRule="auto"/>
        <w:rPr>
          <w:rFonts w:eastAsiaTheme="minorEastAsia"/>
          <w:lang w:val="en-GB"/>
        </w:rPr>
      </w:pPr>
      <w:r w:rsidRPr="16E86D4F">
        <w:rPr>
          <w:rFonts w:eastAsiaTheme="minorEastAsia"/>
          <w:lang w:val="en-GB"/>
        </w:rPr>
        <w:t xml:space="preserve">To analyse kōura refuge use, a beta-binomial generalized linear mixed-effects model (GLMM) was fitted using the glmmTMB package in R (Brooks et al. 2017; R Core Team 2025). </w:t>
      </w:r>
      <w:r w:rsidR="00717FBB" w:rsidRPr="16E86D4F">
        <w:rPr>
          <w:rFonts w:eastAsiaTheme="minorEastAsia"/>
          <w:lang w:val="en-GB"/>
        </w:rPr>
        <w:t>To address potenti</w:t>
      </w:r>
      <w:r w:rsidR="005E0E6E" w:rsidRPr="16E86D4F">
        <w:rPr>
          <w:rFonts w:eastAsiaTheme="minorEastAsia"/>
          <w:lang w:val="en-GB"/>
        </w:rPr>
        <w:t xml:space="preserve">al non-independence of </w:t>
      </w:r>
      <w:r w:rsidR="00EE24F7" w:rsidRPr="16E86D4F">
        <w:rPr>
          <w:rFonts w:eastAsiaTheme="minorEastAsia"/>
          <w:lang w:val="en-GB"/>
        </w:rPr>
        <w:t>repeated</w:t>
      </w:r>
      <w:r w:rsidR="005E0E6E" w:rsidRPr="16E86D4F">
        <w:rPr>
          <w:rFonts w:eastAsiaTheme="minorEastAsia"/>
          <w:lang w:val="en-GB"/>
        </w:rPr>
        <w:t xml:space="preserve"> observations within tanks, raw observations were first </w:t>
      </w:r>
      <w:r w:rsidR="00EE24F7" w:rsidRPr="16E86D4F">
        <w:rPr>
          <w:rFonts w:eastAsiaTheme="minorEastAsia"/>
          <w:lang w:val="en-GB"/>
        </w:rPr>
        <w:t>aggregated</w:t>
      </w:r>
      <w:r w:rsidR="005E0E6E" w:rsidRPr="16E86D4F">
        <w:rPr>
          <w:rFonts w:eastAsiaTheme="minorEastAsia"/>
          <w:lang w:val="en-GB"/>
        </w:rPr>
        <w:t xml:space="preserve"> into three </w:t>
      </w:r>
      <w:r w:rsidR="00063DD9" w:rsidRPr="16E86D4F">
        <w:rPr>
          <w:rFonts w:eastAsiaTheme="minorEastAsia"/>
          <w:lang w:val="en-GB"/>
        </w:rPr>
        <w:t>experimental periods (before, during, and after predator introduction)</w:t>
      </w:r>
      <w:r w:rsidR="00EE24F7" w:rsidRPr="16E86D4F">
        <w:rPr>
          <w:rFonts w:eastAsiaTheme="minorEastAsia"/>
          <w:lang w:val="en-GB"/>
        </w:rPr>
        <w:t xml:space="preserve"> per individual kōura, with the number of observations in refuge our of total observations per period used as the response variable. </w:t>
      </w:r>
      <w:r w:rsidR="00AD3CC5" w:rsidRPr="16E86D4F">
        <w:rPr>
          <w:rFonts w:eastAsiaTheme="minorEastAsia"/>
          <w:lang w:val="en-GB"/>
        </w:rPr>
        <w:t>T</w:t>
      </w:r>
      <w:r w:rsidRPr="16E86D4F">
        <w:rPr>
          <w:rFonts w:eastAsiaTheme="minorEastAsia"/>
          <w:lang w:val="en-GB"/>
        </w:rPr>
        <w:t>reatment (catfish, eel, control), light condition (light, dark),</w:t>
      </w:r>
      <w:r w:rsidR="00AD3CC5" w:rsidRPr="16E86D4F">
        <w:rPr>
          <w:rFonts w:eastAsiaTheme="minorEastAsia"/>
          <w:lang w:val="en-GB"/>
        </w:rPr>
        <w:t xml:space="preserve"> and</w:t>
      </w:r>
      <w:r w:rsidRPr="16E86D4F">
        <w:rPr>
          <w:rFonts w:eastAsiaTheme="minorEastAsia"/>
          <w:lang w:val="en-GB"/>
        </w:rPr>
        <w:t xml:space="preserve"> period (before, during, after) were included as fixed effects. A beta-binomial distribution was used to account for overdispersion in the binomial proportion data. </w:t>
      </w:r>
      <w:r w:rsidR="00A123C9" w:rsidRPr="16E86D4F">
        <w:rPr>
          <w:rFonts w:eastAsiaTheme="minorEastAsia"/>
          <w:lang w:val="en-GB"/>
        </w:rPr>
        <w:t>Nine candidate models were compared, diff</w:t>
      </w:r>
      <w:r w:rsidR="007311BD" w:rsidRPr="16E86D4F">
        <w:rPr>
          <w:rFonts w:eastAsiaTheme="minorEastAsia"/>
          <w:lang w:val="en-GB"/>
        </w:rPr>
        <w:t>ering in fixed effect structure (</w:t>
      </w:r>
      <w:r w:rsidR="00B81454" w:rsidRPr="16E86D4F">
        <w:rPr>
          <w:rFonts w:eastAsiaTheme="minorEastAsia"/>
        </w:rPr>
        <w:t>main effects only, two-way interactions, and full three-way interaction) and random effects inclusion (no random effects, tank identity, and tank plus experimental round as random intercepts</w:t>
      </w:r>
      <w:r w:rsidR="00AD6426" w:rsidRPr="16E86D4F">
        <w:rPr>
          <w:rFonts w:eastAsiaTheme="minorEastAsia"/>
        </w:rPr>
        <w:t xml:space="preserve">), </w:t>
      </w:r>
      <w:r w:rsidR="007A7E9C" w:rsidRPr="16E86D4F">
        <w:rPr>
          <w:rFonts w:eastAsiaTheme="minorEastAsia"/>
        </w:rPr>
        <w:t xml:space="preserve">using the corrected Akaike Information Criterion (AICc), appropriate given the ratio of sample size to estimated parameters (n/k &lt; 40; Burnham &amp; Anderson 2002). The best-supported model included treatment, light condition, and period as </w:t>
      </w:r>
      <w:commentRangeStart w:id="216"/>
      <w:r w:rsidR="007A7E9C" w:rsidRPr="16E86D4F">
        <w:rPr>
          <w:rFonts w:eastAsiaTheme="minorEastAsia"/>
        </w:rPr>
        <w:t>fixed effects with no random intercept</w:t>
      </w:r>
      <w:r w:rsidR="005A23C8" w:rsidRPr="16E86D4F">
        <w:rPr>
          <w:rFonts w:eastAsiaTheme="minorEastAsia"/>
        </w:rPr>
        <w:t xml:space="preserve">, indicating that variance among tanks and rounds did not improve model fit beyond the fixed </w:t>
      </w:r>
      <w:r w:rsidR="00EE3702" w:rsidRPr="16E86D4F">
        <w:rPr>
          <w:rFonts w:eastAsiaTheme="minorEastAsia"/>
        </w:rPr>
        <w:t>effect’s</w:t>
      </w:r>
      <w:r w:rsidR="005A23C8" w:rsidRPr="16E86D4F">
        <w:rPr>
          <w:rFonts w:eastAsiaTheme="minorEastAsia"/>
        </w:rPr>
        <w:t xml:space="preserve"> structure</w:t>
      </w:r>
      <w:commentRangeEnd w:id="216"/>
      <w:r w:rsidR="001D52B5" w:rsidRPr="16E86D4F">
        <w:rPr>
          <w:rStyle w:val="CommentReference"/>
          <w:rFonts w:eastAsiaTheme="minorEastAsia"/>
          <w:sz w:val="22"/>
          <w:szCs w:val="22"/>
        </w:rPr>
        <w:commentReference w:id="216"/>
      </w:r>
      <w:r w:rsidR="005A23C8" w:rsidRPr="16E86D4F">
        <w:rPr>
          <w:rFonts w:eastAsiaTheme="minorEastAsia"/>
        </w:rPr>
        <w:t>.</w:t>
      </w:r>
      <w:r w:rsidR="000B0581" w:rsidRPr="16E86D4F">
        <w:rPr>
          <w:rFonts w:eastAsiaTheme="minorEastAsia"/>
          <w:lang w:val="en-GB"/>
        </w:rPr>
        <w:t xml:space="preserve"> </w:t>
      </w:r>
      <w:r w:rsidRPr="16E86D4F">
        <w:rPr>
          <w:rFonts w:eastAsiaTheme="minorEastAsia"/>
          <w:lang w:val="en-GB"/>
        </w:rPr>
        <w:t>Model fit of the final model was assessed using DHARMa simulation-based residuals, including tests for overdispersion and zero-inflation (Hartig et al. 2024). Marginal means and pairwise contrasts between factor levels were obtained using the emmeans package (Lenth et al. 2026). S</w:t>
      </w:r>
      <w:commentRangeStart w:id="217"/>
      <w:r w:rsidRPr="16E86D4F">
        <w:rPr>
          <w:rFonts w:eastAsiaTheme="minorEastAsia"/>
          <w:lang w:val="en-GB"/>
        </w:rPr>
        <w:t xml:space="preserve">pearman rank correlations </w:t>
      </w:r>
      <w:ins w:id="218" w:author="Raven, Olivier (Student)" w:date="2026-05-20T16:27:00Z">
        <w:r w:rsidR="001D52B5" w:rsidRPr="001D52B5">
          <w:rPr>
            <w:rFonts w:eastAsiaTheme="minorEastAsia"/>
            <w:lang w:val="en-GB"/>
          </w:rPr>
          <w:t>with Bonferroni-adjusted p-values</w:t>
        </w:r>
      </w:ins>
      <w:ins w:id="219" w:author="Raven, Olivier (Student)" w:date="2026-05-20T16:19:00Z" w16du:dateUtc="2026-05-20T04:19:00Z">
        <w:r w:rsidR="00EE6A6A">
          <w:rPr>
            <w:rFonts w:eastAsiaTheme="minorEastAsia"/>
          </w:rPr>
          <w:t xml:space="preserve"> </w:t>
        </w:r>
      </w:ins>
      <w:r w:rsidRPr="16E86D4F">
        <w:rPr>
          <w:rFonts w:eastAsiaTheme="minorEastAsia"/>
          <w:lang w:val="en-GB"/>
        </w:rPr>
        <w:t>were also used to investigate potential relationships between kōura body size (OCL) and overall refuge use (all time intervals combined) in the three treatments.</w:t>
      </w:r>
      <w:commentRangeEnd w:id="217"/>
      <w:r w:rsidR="001D52B5" w:rsidRPr="00F26D83">
        <w:rPr>
          <w:rStyle w:val="CommentReference"/>
          <w:rFonts w:eastAsiaTheme="minorEastAsia"/>
          <w:sz w:val="22"/>
          <w:szCs w:val="22"/>
          <w:lang w:val="en-GB"/>
        </w:rPr>
        <w:commentReference w:id="217"/>
      </w:r>
    </w:p>
    <w:p w14:paraId="10F9D1A9" w14:textId="0D9B021E" w:rsidR="00733987" w:rsidRPr="00F26D83" w:rsidRDefault="00AA68B1" w:rsidP="008135C1">
      <w:pPr>
        <w:spacing w:before="240" w:line="360" w:lineRule="auto"/>
        <w:rPr>
          <w:rFonts w:eastAsiaTheme="minorEastAsia" w:cstheme="minorHAnsi"/>
          <w:b/>
          <w:bCs/>
          <w:lang w:val="en-GB"/>
        </w:rPr>
      </w:pPr>
      <w:r w:rsidRPr="00F26D83">
        <w:rPr>
          <w:rFonts w:eastAsiaTheme="minorEastAsia" w:cstheme="minorHAnsi"/>
          <w:b/>
          <w:bCs/>
          <w:lang w:val="en-GB"/>
        </w:rPr>
        <w:t>F</w:t>
      </w:r>
      <w:r w:rsidR="00733987" w:rsidRPr="00F26D83">
        <w:rPr>
          <w:rFonts w:eastAsiaTheme="minorEastAsia" w:cstheme="minorHAnsi"/>
          <w:b/>
          <w:bCs/>
          <w:lang w:val="en-GB"/>
        </w:rPr>
        <w:t xml:space="preserve">eeding </w:t>
      </w:r>
      <w:r w:rsidRPr="00F26D83">
        <w:rPr>
          <w:rFonts w:eastAsiaTheme="minorEastAsia" w:cstheme="minorHAnsi"/>
          <w:b/>
          <w:bCs/>
          <w:lang w:val="en-GB"/>
        </w:rPr>
        <w:t>experiment</w:t>
      </w:r>
    </w:p>
    <w:p w14:paraId="2AA5FA1A" w14:textId="4510E9F1" w:rsidR="00626F29" w:rsidRPr="00F26D83" w:rsidRDefault="69ACA71B" w:rsidP="16E86D4F">
      <w:pPr>
        <w:spacing w:line="360" w:lineRule="auto"/>
        <w:rPr>
          <w:rFonts w:eastAsiaTheme="minorEastAsia"/>
          <w:lang w:val="en-GB"/>
        </w:rPr>
      </w:pPr>
      <w:r w:rsidRPr="16E86D4F">
        <w:rPr>
          <w:rFonts w:eastAsiaTheme="minorEastAsia"/>
          <w:lang w:val="en-GB"/>
        </w:rPr>
        <w:t xml:space="preserve">Experiments were conducted in glass tanks (320 × 170 × 170 mm), containing 5 L dechlorinated tap water and a halved terracotta pot (90 mm diameter × 90 mm depth). Catfish and eels had been held at the same density in separate identical holding tanks for a week prior to experiment. Fish exudates were collected by placing four fish (catfish or eel) in a 10 L bucket filled with water from the holding tanks for 15 minutes to concentrate the kairomones in the water. For eel and catfish treatments, 1 L from the buckets was added to each tank already holding 5 L of tap water, and for control an additional 1 L of </w:t>
      </w:r>
      <w:r w:rsidR="00225EFE" w:rsidRPr="16E86D4F">
        <w:rPr>
          <w:rFonts w:eastAsiaTheme="minorEastAsia"/>
          <w:lang w:val="en-GB"/>
        </w:rPr>
        <w:t>dechlorinated</w:t>
      </w:r>
      <w:r w:rsidRPr="16E86D4F">
        <w:rPr>
          <w:rFonts w:eastAsiaTheme="minorEastAsia"/>
          <w:lang w:val="en-GB"/>
        </w:rPr>
        <w:t xml:space="preserve"> tap water was added. Next, 10 Hikari Tropical carnivore pellets were added to each tank. Trial experiments showed these pellets remained intact for over 24 hours in tap water. In three rounds, a total of </w:t>
      </w:r>
      <w:r w:rsidR="008C6B81" w:rsidRPr="16E86D4F">
        <w:rPr>
          <w:rFonts w:eastAsiaTheme="minorEastAsia"/>
          <w:lang w:val="en-GB"/>
        </w:rPr>
        <w:t xml:space="preserve">46 male </w:t>
      </w:r>
      <w:r w:rsidRPr="16E86D4F">
        <w:rPr>
          <w:rFonts w:eastAsiaTheme="minorEastAsia"/>
          <w:lang w:val="en-GB"/>
        </w:rPr>
        <w:t xml:space="preserve">kōura were </w:t>
      </w:r>
      <w:r w:rsidR="007A0DA0" w:rsidRPr="16E86D4F">
        <w:rPr>
          <w:rFonts w:eastAsiaTheme="minorEastAsia"/>
          <w:lang w:val="en-GB"/>
        </w:rPr>
        <w:t xml:space="preserve">measured and </w:t>
      </w:r>
      <w:r w:rsidRPr="16E86D4F">
        <w:rPr>
          <w:rFonts w:eastAsiaTheme="minorEastAsia"/>
          <w:lang w:val="en-GB"/>
        </w:rPr>
        <w:t xml:space="preserve">weighed. Their mean (± SD) </w:t>
      </w:r>
      <w:r w:rsidR="00044BED" w:rsidRPr="16E86D4F">
        <w:rPr>
          <w:rFonts w:eastAsiaTheme="minorEastAsia"/>
          <w:lang w:val="en-GB"/>
        </w:rPr>
        <w:t>OCL was 27.</w:t>
      </w:r>
      <w:r w:rsidR="006C2AE0" w:rsidRPr="16E86D4F">
        <w:rPr>
          <w:rFonts w:eastAsiaTheme="minorEastAsia"/>
          <w:lang w:val="en-GB"/>
        </w:rPr>
        <w:t>93</w:t>
      </w:r>
      <w:r w:rsidR="00044BED" w:rsidRPr="16E86D4F">
        <w:rPr>
          <w:rFonts w:eastAsiaTheme="minorEastAsia"/>
          <w:lang w:val="en-GB"/>
        </w:rPr>
        <w:t xml:space="preserve"> mm (± 4.</w:t>
      </w:r>
      <w:r w:rsidR="006C2AE0" w:rsidRPr="16E86D4F">
        <w:rPr>
          <w:rFonts w:eastAsiaTheme="minorEastAsia"/>
          <w:lang w:val="en-GB"/>
        </w:rPr>
        <w:t>80</w:t>
      </w:r>
      <w:r w:rsidR="00044BED" w:rsidRPr="16E86D4F">
        <w:rPr>
          <w:rFonts w:eastAsiaTheme="minorEastAsia"/>
          <w:lang w:val="en-GB"/>
        </w:rPr>
        <w:t>), with a range of 20.48 to 4</w:t>
      </w:r>
      <w:r w:rsidR="006C2AE0" w:rsidRPr="16E86D4F">
        <w:rPr>
          <w:rFonts w:eastAsiaTheme="minorEastAsia"/>
          <w:lang w:val="en-GB"/>
        </w:rPr>
        <w:t>0</w:t>
      </w:r>
      <w:r w:rsidR="00044BED" w:rsidRPr="16E86D4F">
        <w:rPr>
          <w:rFonts w:eastAsiaTheme="minorEastAsia"/>
          <w:lang w:val="en-GB"/>
        </w:rPr>
        <w:t>.</w:t>
      </w:r>
      <w:r w:rsidR="006C2AE0" w:rsidRPr="16E86D4F">
        <w:rPr>
          <w:rFonts w:eastAsiaTheme="minorEastAsia"/>
          <w:lang w:val="en-GB"/>
        </w:rPr>
        <w:t>88</w:t>
      </w:r>
      <w:r w:rsidR="00044BED" w:rsidRPr="16E86D4F">
        <w:rPr>
          <w:rFonts w:eastAsiaTheme="minorEastAsia"/>
          <w:lang w:val="en-GB"/>
        </w:rPr>
        <w:t xml:space="preserve"> mm, and the mean (± SD) </w:t>
      </w:r>
      <w:r w:rsidRPr="16E86D4F">
        <w:rPr>
          <w:rFonts w:eastAsiaTheme="minorEastAsia"/>
          <w:lang w:val="en-GB"/>
        </w:rPr>
        <w:t>wet weight of 15.</w:t>
      </w:r>
      <w:r w:rsidR="003902F5" w:rsidRPr="16E86D4F">
        <w:rPr>
          <w:rFonts w:eastAsiaTheme="minorEastAsia"/>
          <w:lang w:val="en-GB"/>
        </w:rPr>
        <w:t>83</w:t>
      </w:r>
      <w:r w:rsidRPr="16E86D4F">
        <w:rPr>
          <w:rFonts w:eastAsiaTheme="minorEastAsia"/>
          <w:lang w:val="en-GB"/>
        </w:rPr>
        <w:t xml:space="preserve"> </w:t>
      </w:r>
      <w:r w:rsidRPr="16E86D4F">
        <w:rPr>
          <w:rFonts w:eastAsiaTheme="minorEastAsia"/>
          <w:lang w:val="en-GB"/>
        </w:rPr>
        <w:lastRenderedPageBreak/>
        <w:t>g (± 8.</w:t>
      </w:r>
      <w:r w:rsidR="003902F5" w:rsidRPr="16E86D4F">
        <w:rPr>
          <w:rFonts w:eastAsiaTheme="minorEastAsia"/>
          <w:lang w:val="en-GB"/>
        </w:rPr>
        <w:t>99</w:t>
      </w:r>
      <w:r w:rsidRPr="16E86D4F">
        <w:rPr>
          <w:rFonts w:eastAsiaTheme="minorEastAsia"/>
          <w:lang w:val="en-GB"/>
        </w:rPr>
        <w:t xml:space="preserve">), ranging from 6.00 to </w:t>
      </w:r>
      <w:r w:rsidR="003902F5" w:rsidRPr="16E86D4F">
        <w:rPr>
          <w:rFonts w:eastAsiaTheme="minorEastAsia"/>
          <w:lang w:val="en-GB"/>
        </w:rPr>
        <w:t>42</w:t>
      </w:r>
      <w:r w:rsidRPr="16E86D4F">
        <w:rPr>
          <w:rFonts w:eastAsiaTheme="minorEastAsia"/>
          <w:lang w:val="en-GB"/>
        </w:rPr>
        <w:t xml:space="preserve">.00 g. Each kōura was then placed individually in a tank. For each round kōura were starved for different periods (either 0, 3 or 4 days) prior to the feeding experiment to also investigate how starvation period influenced feeding motivation. After 0 days starvation, </w:t>
      </w:r>
      <w:r w:rsidR="008C6B81" w:rsidRPr="16E86D4F">
        <w:rPr>
          <w:rFonts w:eastAsiaTheme="minorEastAsia"/>
          <w:lang w:val="en-GB"/>
        </w:rPr>
        <w:t>14</w:t>
      </w:r>
      <w:r w:rsidRPr="16E86D4F">
        <w:rPr>
          <w:rFonts w:eastAsiaTheme="minorEastAsia"/>
          <w:lang w:val="en-GB"/>
        </w:rPr>
        <w:t xml:space="preserve"> kōura were exposed to eel water (n = </w:t>
      </w:r>
      <w:r w:rsidR="00E626FF" w:rsidRPr="16E86D4F">
        <w:rPr>
          <w:rFonts w:eastAsiaTheme="minorEastAsia"/>
          <w:lang w:val="en-GB"/>
        </w:rPr>
        <w:t>4</w:t>
      </w:r>
      <w:r w:rsidRPr="16E86D4F">
        <w:rPr>
          <w:rFonts w:eastAsiaTheme="minorEastAsia"/>
          <w:lang w:val="en-GB"/>
        </w:rPr>
        <w:t xml:space="preserve">), catfish water (n = 6) or control water (n = </w:t>
      </w:r>
      <w:r w:rsidR="003351E7" w:rsidRPr="16E86D4F">
        <w:rPr>
          <w:rFonts w:eastAsiaTheme="minorEastAsia"/>
          <w:lang w:val="en-GB"/>
        </w:rPr>
        <w:t>4</w:t>
      </w:r>
      <w:r w:rsidRPr="16E86D4F">
        <w:rPr>
          <w:rFonts w:eastAsiaTheme="minorEastAsia"/>
          <w:lang w:val="en-GB"/>
        </w:rPr>
        <w:t>). After 3 days starvation, 16 kōura were exposed to eel water (n = 6), catfish water (n = 5) or control water (n = 5). After 4 days starvation, 16 kōura were exposed to eel water (n = 5), catfish water (n = 5) or control water (n = 6). After 24 hours, when each experiment was terminated, the number of pellets eaten (to the nearest quarter pellet) was counted and the feeding rate (pellets eaten per gram of wet weight (WW) of kōura) calculated. Kōura feeding rate was analysed using a linear model with pellets consumed per gram wet weight as the response, with treatment (catfish, eel, control) and starvation period (0, 3, 4)</w:t>
      </w:r>
      <w:commentRangeStart w:id="220"/>
      <w:r w:rsidRPr="16E86D4F">
        <w:rPr>
          <w:rFonts w:eastAsiaTheme="minorEastAsia"/>
          <w:lang w:val="en-GB"/>
        </w:rPr>
        <w:t xml:space="preserve"> as fixed effects</w:t>
      </w:r>
      <w:commentRangeEnd w:id="220"/>
      <w:r w:rsidRPr="16E86D4F">
        <w:rPr>
          <w:rStyle w:val="CommentReference"/>
          <w:rFonts w:eastAsiaTheme="minorEastAsia"/>
          <w:sz w:val="22"/>
          <w:szCs w:val="22"/>
          <w:lang w:val="en-GB"/>
        </w:rPr>
        <w:commentReference w:id="220"/>
      </w:r>
      <w:r w:rsidRPr="16E86D4F">
        <w:rPr>
          <w:rFonts w:eastAsiaTheme="minorEastAsia"/>
          <w:lang w:val="en-GB"/>
        </w:rPr>
        <w:t>. Because each starvation period was conducted in a separate experimental round, starvation period and round were fully confounded by design,</w:t>
      </w:r>
      <w:r w:rsidRPr="16E86D4F">
        <w:rPr>
          <w:lang w:val="en-GB"/>
        </w:rPr>
        <w:t xml:space="preserve"> </w:t>
      </w:r>
      <w:r w:rsidRPr="16E86D4F">
        <w:rPr>
          <w:rFonts w:eastAsiaTheme="minorEastAsia"/>
          <w:lang w:val="en-GB"/>
        </w:rPr>
        <w:t>precluding the inclusion of round as a random effect</w:t>
      </w:r>
      <w:ins w:id="221" w:author="Raven, Olivier (Student)" w:date="2026-05-20T16:29:00Z" w16du:dateUtc="2026-05-20T04:29:00Z">
        <w:r w:rsidR="000C5607">
          <w:rPr>
            <w:rFonts w:eastAsiaTheme="minorEastAsia"/>
            <w:lang w:val="en-GB"/>
          </w:rPr>
          <w:t xml:space="preserve"> and the </w:t>
        </w:r>
        <w:r w:rsidR="00CD1E47">
          <w:rPr>
            <w:rFonts w:eastAsiaTheme="minorEastAsia"/>
            <w:lang w:val="en-GB"/>
          </w:rPr>
          <w:t>starvation period effect cannot be attributed to hunger alone</w:t>
        </w:r>
      </w:ins>
      <w:r w:rsidRPr="16E86D4F">
        <w:rPr>
          <w:rFonts w:eastAsiaTheme="minorEastAsia"/>
          <w:lang w:val="en-GB"/>
        </w:rPr>
        <w:t>.</w:t>
      </w:r>
      <w:ins w:id="222" w:author="Raven, Olivier (Student)" w:date="2026-05-20T16:33:00Z" w16du:dateUtc="2026-05-20T04:33:00Z">
        <w:r w:rsidR="008B06FA">
          <w:rPr>
            <w:rFonts w:eastAsiaTheme="minorEastAsia"/>
            <w:lang w:val="en-GB"/>
          </w:rPr>
          <w:t xml:space="preserve"> Treatment comparisons were made within rounds and are unaffected by this confounding</w:t>
        </w:r>
      </w:ins>
      <w:ins w:id="223" w:author="Raven, Olivier (Student)" w:date="2026-05-20T16:34:00Z" w16du:dateUtc="2026-05-20T04:34:00Z">
        <w:r w:rsidR="00F06FE4">
          <w:rPr>
            <w:rFonts w:eastAsiaTheme="minorEastAsia"/>
            <w:lang w:val="en-GB"/>
          </w:rPr>
          <w:t>.</w:t>
        </w:r>
      </w:ins>
      <w:r w:rsidRPr="16E86D4F">
        <w:rPr>
          <w:rFonts w:eastAsiaTheme="minorEastAsia"/>
          <w:lang w:val="en-GB"/>
        </w:rPr>
        <w:t xml:space="preserve"> Overall significance of fixed effects was assessed using Type III ANOVA (car package; Fox &amp; Weisberg 2018), and model assumptions were verified using residual plots and testing normality of residuals using the Shapiro-Wilk test. Pairwise comparisons between treatment and starvation level combinations were conducted using estimated marginal means.</w:t>
      </w:r>
    </w:p>
    <w:p w14:paraId="528FBDDD" w14:textId="77777777" w:rsidR="000B4C4D" w:rsidRPr="00F26D83" w:rsidRDefault="000B4C4D" w:rsidP="008135C1">
      <w:pPr>
        <w:spacing w:line="360" w:lineRule="auto"/>
        <w:rPr>
          <w:rFonts w:eastAsiaTheme="minorEastAsia"/>
          <w:lang w:val="en-GB"/>
        </w:rPr>
      </w:pPr>
    </w:p>
    <w:p w14:paraId="47F4A909" w14:textId="27CF5244" w:rsidR="003E3E54" w:rsidRPr="00F26D83" w:rsidRDefault="003E3E54" w:rsidP="008135C1">
      <w:pPr>
        <w:spacing w:after="0" w:line="360" w:lineRule="auto"/>
        <w:rPr>
          <w:rFonts w:eastAsiaTheme="minorEastAsia" w:cstheme="minorHAnsi"/>
          <w:b/>
          <w:bCs/>
          <w:sz w:val="28"/>
          <w:szCs w:val="28"/>
          <w:lang w:val="en-GB"/>
        </w:rPr>
      </w:pPr>
      <w:r w:rsidRPr="00F26D83">
        <w:rPr>
          <w:rFonts w:eastAsiaTheme="minorEastAsia" w:cstheme="minorHAnsi"/>
          <w:b/>
          <w:bCs/>
          <w:sz w:val="28"/>
          <w:szCs w:val="28"/>
          <w:lang w:val="en-GB"/>
        </w:rPr>
        <w:t>Results</w:t>
      </w:r>
    </w:p>
    <w:p w14:paraId="2F58267A" w14:textId="6E3FD75F" w:rsidR="00464432" w:rsidRPr="00F26D83" w:rsidRDefault="002439D1" w:rsidP="008135C1">
      <w:pPr>
        <w:spacing w:line="360" w:lineRule="auto"/>
        <w:rPr>
          <w:rFonts w:eastAsiaTheme="minorEastAsia"/>
          <w:b/>
          <w:lang w:val="en-GB"/>
        </w:rPr>
      </w:pPr>
      <w:r w:rsidRPr="00F26D83">
        <w:rPr>
          <w:rFonts w:eastAsiaTheme="minorEastAsia"/>
          <w:b/>
          <w:lang w:val="en-GB"/>
        </w:rPr>
        <w:t>Refuge experiment</w:t>
      </w:r>
    </w:p>
    <w:p w14:paraId="4335D540" w14:textId="76B6E6E9" w:rsidR="00D560A9" w:rsidRPr="00F26D83" w:rsidRDefault="69ACA71B" w:rsidP="69ACA71B">
      <w:pPr>
        <w:spacing w:line="360" w:lineRule="auto"/>
        <w:rPr>
          <w:rFonts w:eastAsiaTheme="minorEastAsia"/>
          <w:lang w:val="en-GB"/>
        </w:rPr>
      </w:pPr>
      <w:r w:rsidRPr="00F26D83">
        <w:rPr>
          <w:rFonts w:eastAsiaTheme="minorEastAsia"/>
          <w:lang w:val="en-GB"/>
        </w:rPr>
        <w:t>The proportion of time kōura spent in refuge varied across treatments, experimental periods, and light conditions (Fig. 2, Table S1). A beta-binomial GLMM without a random intercept was the best-supported model based on the lowest AIC</w:t>
      </w:r>
      <w:r w:rsidR="00B041FD">
        <w:rPr>
          <w:rFonts w:eastAsiaTheme="minorEastAsia"/>
          <w:lang w:val="en-GB"/>
        </w:rPr>
        <w:t>c (</w:t>
      </w:r>
      <w:r w:rsidRPr="00F26D83">
        <w:rPr>
          <w:rFonts w:eastAsiaTheme="minorEastAsia"/>
          <w:lang w:val="en-GB"/>
        </w:rPr>
        <w:t xml:space="preserve">Table </w:t>
      </w:r>
      <w:r w:rsidR="00B041FD">
        <w:rPr>
          <w:rFonts w:eastAsiaTheme="minorEastAsia"/>
          <w:lang w:val="en-GB"/>
        </w:rPr>
        <w:t>1)</w:t>
      </w:r>
      <w:r w:rsidRPr="00F26D83">
        <w:rPr>
          <w:rFonts w:eastAsiaTheme="minorEastAsia"/>
          <w:lang w:val="en-GB"/>
        </w:rPr>
        <w:t>. Refuge use by kōura was consistently higher when exposed to catfish than eel (</w:t>
      </w:r>
      <w:r w:rsidRPr="00F26D83">
        <w:rPr>
          <w:rFonts w:eastAsiaTheme="minorEastAsia"/>
          <w:i/>
          <w:iCs/>
          <w:lang w:val="en-GB"/>
        </w:rPr>
        <w:t>p</w:t>
      </w:r>
      <w:r w:rsidRPr="00F26D83">
        <w:rPr>
          <w:rFonts w:eastAsiaTheme="minorEastAsia"/>
          <w:lang w:val="en-GB"/>
        </w:rPr>
        <w:t xml:space="preserve"> = 0.01, Fig. 2,</w:t>
      </w:r>
      <w:r w:rsidRPr="00F26D83">
        <w:rPr>
          <w:lang w:val="en-GB"/>
        </w:rPr>
        <w:t xml:space="preserve"> </w:t>
      </w:r>
      <w:r w:rsidRPr="00F26D83">
        <w:rPr>
          <w:rFonts w:eastAsiaTheme="minorEastAsia"/>
          <w:lang w:val="en-GB"/>
        </w:rPr>
        <w:t xml:space="preserve">Table </w:t>
      </w:r>
      <w:r w:rsidR="00B041FD">
        <w:rPr>
          <w:rFonts w:eastAsiaTheme="minorEastAsia"/>
          <w:lang w:val="en-GB"/>
        </w:rPr>
        <w:t>2</w:t>
      </w:r>
      <w:r w:rsidRPr="00F26D83">
        <w:rPr>
          <w:rFonts w:eastAsiaTheme="minorEastAsia"/>
          <w:lang w:val="en-GB"/>
        </w:rPr>
        <w:t xml:space="preserve">). However, there were no significant differences in kōura refuge use between either fish treatment and the control (both </w:t>
      </w:r>
      <w:r w:rsidRPr="00F26D83">
        <w:rPr>
          <w:rFonts w:eastAsiaTheme="minorEastAsia"/>
          <w:i/>
          <w:iCs/>
          <w:lang w:val="en-GB"/>
        </w:rPr>
        <w:t>p</w:t>
      </w:r>
      <w:r w:rsidRPr="00F26D83">
        <w:rPr>
          <w:rFonts w:eastAsiaTheme="minorEastAsia"/>
          <w:lang w:val="en-GB"/>
        </w:rPr>
        <w:t xml:space="preserve"> = 0.314 for catfish and control and eel and control; Fig. 2). Under light conditions, the pattern of refuge use in the control treatment was more similar to the catfish treatment, whereas under dark conditions it more resembled the eel treatment (Fig. 3). Light regime had a significant effect on refuge use (</w:t>
      </w:r>
      <w:r w:rsidRPr="00F26D83">
        <w:rPr>
          <w:rFonts w:eastAsiaTheme="minorEastAsia"/>
          <w:i/>
          <w:iCs/>
          <w:lang w:val="en-GB"/>
        </w:rPr>
        <w:t>p</w:t>
      </w:r>
      <w:r w:rsidRPr="00F26D83">
        <w:rPr>
          <w:rFonts w:eastAsiaTheme="minorEastAsia"/>
          <w:lang w:val="en-GB"/>
        </w:rPr>
        <w:t xml:space="preserve"> = 0.006), with greater refuge use under light compared to dark conditions (Figs. 2 and 3). Regarding experimental periods, refuge use was significantly lower in the period just before fish were introduced (or first 30-second mechanical disturbance initiated) compared to period just after the fish had been removed (or second mechanical disturbance ceased) (</w:t>
      </w:r>
      <w:r w:rsidRPr="00F26D83">
        <w:rPr>
          <w:rFonts w:eastAsiaTheme="minorEastAsia"/>
          <w:i/>
          <w:iCs/>
          <w:lang w:val="en-GB"/>
        </w:rPr>
        <w:t>p</w:t>
      </w:r>
      <w:r w:rsidRPr="00F26D83">
        <w:rPr>
          <w:rFonts w:eastAsiaTheme="minorEastAsia"/>
          <w:lang w:val="en-GB"/>
        </w:rPr>
        <w:t xml:space="preserve"> = 0.007; Figs. 2 and 3). No </w:t>
      </w:r>
      <w:r w:rsidRPr="00F26D83">
        <w:rPr>
          <w:rFonts w:eastAsiaTheme="minorEastAsia"/>
          <w:lang w:val="en-GB"/>
        </w:rPr>
        <w:lastRenderedPageBreak/>
        <w:t>significant differences were found between the before and during periods, or between the during and after periods. There was also no relationship between kōura OCL and refuge use in any of the three treatments (r</w:t>
      </w:r>
      <w:r w:rsidRPr="00F26D83">
        <w:rPr>
          <w:rFonts w:eastAsiaTheme="minorEastAsia"/>
          <w:sz w:val="16"/>
          <w:szCs w:val="16"/>
          <w:lang w:val="en-GB"/>
        </w:rPr>
        <w:t>s</w:t>
      </w:r>
      <w:r w:rsidRPr="00F26D83">
        <w:rPr>
          <w:rFonts w:eastAsiaTheme="minorEastAsia"/>
          <w:lang w:val="en-GB"/>
        </w:rPr>
        <w:t xml:space="preserve"> = -0.09, 0.09 and 0.17 for catfish, eel and control treatments respectively, all NS).</w:t>
      </w:r>
    </w:p>
    <w:p w14:paraId="00FF4C1C" w14:textId="0CECAE8D" w:rsidR="00790366" w:rsidRPr="00F26D83" w:rsidRDefault="69ACA71B" w:rsidP="69ACA71B">
      <w:pPr>
        <w:spacing w:line="360" w:lineRule="auto"/>
        <w:rPr>
          <w:rFonts w:eastAsiaTheme="minorEastAsia"/>
          <w:lang w:val="en-GB"/>
        </w:rPr>
      </w:pPr>
      <w:r w:rsidRPr="00F26D83">
        <w:rPr>
          <w:rFonts w:eastAsiaTheme="minorEastAsia"/>
          <w:lang w:val="en-GB"/>
        </w:rPr>
        <w:t xml:space="preserve">For all treatments individual kōura were highly variable in </w:t>
      </w:r>
      <w:bookmarkStart w:id="224" w:name="_Int_7INuAxU1"/>
      <w:r w:rsidRPr="00F26D83">
        <w:rPr>
          <w:rFonts w:eastAsiaTheme="minorEastAsia"/>
          <w:lang w:val="en-GB"/>
        </w:rPr>
        <w:t>their</w:t>
      </w:r>
      <w:bookmarkEnd w:id="224"/>
      <w:r w:rsidRPr="00F26D83">
        <w:rPr>
          <w:rFonts w:eastAsiaTheme="minorEastAsia"/>
          <w:lang w:val="en-GB"/>
        </w:rPr>
        <w:t xml:space="preserve"> movement around tanks and use of refuges, even in the time intervals comprising the first 60 minutes of the experiment, before fish were introduced. The coefficient of variations (CVs) for kōura refuge use in the light and the dark before fish introduction were similarly high, being 60.4 % and 58.2 % (both n = 32) respectively, confirming high baseline variation in kōura refuge use, regardless of treatment type. Despite this inherent variation in individual kōura behaviour, clear patterns in kōura refuge use were evident over the course of the experiment. Under light conditions, the control showed the largest overall increase in refuge use (40% to 82%), driven primarily by a sharp rise in the ‘after’ period, while the catfish treatment showed a more sustained increase across all periods (52% to 73%) and the eel treatment the smallest increase (35% to 53%; Fig. 3). Under dark conditions, the pattern shifted, with the catfish treatment showing the greatest increase (39% to 70%), while the eel treatment showed a modest and non-sustained increase (27% to 41% during ‘exposure’, returning to 36% ‘after’), and the control remained comparatively low throughout (37% to 47%).</w:t>
      </w:r>
    </w:p>
    <w:p w14:paraId="0066FEFE" w14:textId="3FAA3D52" w:rsidR="003B7C9B" w:rsidRPr="00F26D83" w:rsidRDefault="002439D1" w:rsidP="00790366">
      <w:pPr>
        <w:spacing w:line="360" w:lineRule="auto"/>
        <w:rPr>
          <w:rFonts w:eastAsiaTheme="minorEastAsia"/>
          <w:b/>
          <w:lang w:val="en-GB"/>
        </w:rPr>
      </w:pPr>
      <w:r w:rsidRPr="00F26D83">
        <w:rPr>
          <w:rFonts w:eastAsiaTheme="minorEastAsia"/>
          <w:b/>
          <w:lang w:val="en-GB"/>
        </w:rPr>
        <w:t>F</w:t>
      </w:r>
      <w:r w:rsidR="003B7C9B" w:rsidRPr="00F26D83">
        <w:rPr>
          <w:rFonts w:eastAsiaTheme="minorEastAsia"/>
          <w:b/>
          <w:lang w:val="en-GB"/>
        </w:rPr>
        <w:t xml:space="preserve">eeding </w:t>
      </w:r>
      <w:r w:rsidRPr="00F26D83">
        <w:rPr>
          <w:rFonts w:eastAsiaTheme="minorEastAsia"/>
          <w:b/>
          <w:lang w:val="en-GB"/>
        </w:rPr>
        <w:t>experiment</w:t>
      </w:r>
    </w:p>
    <w:p w14:paraId="6E321176" w14:textId="5F72FB3F" w:rsidR="0F13348B" w:rsidRPr="00F26D83" w:rsidRDefault="6F83472C" w:rsidP="008135C1">
      <w:pPr>
        <w:spacing w:line="360" w:lineRule="auto"/>
        <w:rPr>
          <w:rFonts w:eastAsiaTheme="minorEastAsia"/>
          <w:lang w:val="en-GB"/>
        </w:rPr>
      </w:pPr>
      <w:r w:rsidRPr="00F26D83">
        <w:rPr>
          <w:rFonts w:eastAsiaTheme="minorEastAsia"/>
          <w:lang w:val="en-GB"/>
        </w:rPr>
        <w:t>While the</w:t>
      </w:r>
      <w:r w:rsidR="5108BFDB" w:rsidRPr="00F26D83">
        <w:rPr>
          <w:rFonts w:eastAsiaTheme="minorEastAsia"/>
          <w:lang w:val="en-GB"/>
        </w:rPr>
        <w:t xml:space="preserve"> linear model showed starvation period had </w:t>
      </w:r>
      <w:r w:rsidR="4A543AD4" w:rsidRPr="00F26D83">
        <w:rPr>
          <w:rFonts w:eastAsiaTheme="minorEastAsia"/>
          <w:lang w:val="en-GB"/>
        </w:rPr>
        <w:t>a</w:t>
      </w:r>
      <w:r w:rsidR="62580542" w:rsidRPr="00F26D83">
        <w:rPr>
          <w:rFonts w:eastAsiaTheme="minorEastAsia"/>
          <w:lang w:val="en-GB"/>
        </w:rPr>
        <w:t xml:space="preserve"> </w:t>
      </w:r>
      <w:r w:rsidR="5108BFDB" w:rsidRPr="00F26D83">
        <w:rPr>
          <w:rFonts w:eastAsiaTheme="minorEastAsia"/>
          <w:lang w:val="en-GB"/>
        </w:rPr>
        <w:t>significant effect on feeding rate (</w:t>
      </w:r>
      <w:r w:rsidR="5108BFDB" w:rsidRPr="00F26D83">
        <w:rPr>
          <w:rFonts w:eastAsiaTheme="minorEastAsia"/>
          <w:i/>
          <w:iCs/>
          <w:lang w:val="en-GB"/>
        </w:rPr>
        <w:t>p</w:t>
      </w:r>
      <w:r w:rsidR="5108BFDB" w:rsidRPr="00F26D83">
        <w:rPr>
          <w:rFonts w:eastAsiaTheme="minorEastAsia"/>
          <w:lang w:val="en-GB"/>
        </w:rPr>
        <w:t xml:space="preserve"> = 0.001, </w:t>
      </w:r>
      <w:r w:rsidRPr="00F26D83">
        <w:rPr>
          <w:rFonts w:eastAsiaTheme="minorEastAsia"/>
          <w:lang w:val="en-GB"/>
        </w:rPr>
        <w:t xml:space="preserve">Fig. 4; </w:t>
      </w:r>
      <w:r w:rsidR="5108BFDB" w:rsidRPr="00F26D83">
        <w:rPr>
          <w:rFonts w:eastAsiaTheme="minorEastAsia"/>
          <w:lang w:val="en-GB"/>
        </w:rPr>
        <w:t>Table S</w:t>
      </w:r>
      <w:r w:rsidR="00DF208E">
        <w:rPr>
          <w:rFonts w:eastAsiaTheme="minorEastAsia"/>
          <w:lang w:val="en-GB"/>
        </w:rPr>
        <w:t>2</w:t>
      </w:r>
      <w:r w:rsidRPr="00F26D83">
        <w:rPr>
          <w:rFonts w:eastAsiaTheme="minorEastAsia"/>
          <w:lang w:val="en-GB"/>
        </w:rPr>
        <w:t>), there was no</w:t>
      </w:r>
      <w:r w:rsidR="00BB685E" w:rsidRPr="00F26D83">
        <w:rPr>
          <w:rFonts w:eastAsiaTheme="minorEastAsia"/>
          <w:lang w:val="en-GB"/>
        </w:rPr>
        <w:t xml:space="preserve"> </w:t>
      </w:r>
      <w:r w:rsidR="5108BFDB" w:rsidRPr="00F26D83">
        <w:rPr>
          <w:rFonts w:eastAsiaTheme="minorEastAsia"/>
          <w:lang w:val="en-GB"/>
        </w:rPr>
        <w:t>significant difference in feeding rate between catfish, eel, and control treatments (</w:t>
      </w:r>
      <w:r w:rsidR="5108BFDB" w:rsidRPr="00F26D83">
        <w:rPr>
          <w:rFonts w:eastAsiaTheme="minorEastAsia"/>
          <w:i/>
          <w:iCs/>
          <w:lang w:val="en-GB"/>
        </w:rPr>
        <w:t>p</w:t>
      </w:r>
      <w:r w:rsidR="5108BFDB" w:rsidRPr="00F26D83">
        <w:rPr>
          <w:rFonts w:eastAsiaTheme="minorEastAsia"/>
          <w:lang w:val="en-GB"/>
        </w:rPr>
        <w:t xml:space="preserve"> = </w:t>
      </w:r>
      <w:r w:rsidR="00B41065" w:rsidRPr="00B41065">
        <w:rPr>
          <w:rFonts w:eastAsiaTheme="minorEastAsia"/>
        </w:rPr>
        <w:t>0.332</w:t>
      </w:r>
      <w:r w:rsidR="5108BFDB" w:rsidRPr="00F26D83">
        <w:rPr>
          <w:rFonts w:eastAsiaTheme="minorEastAsia"/>
          <w:lang w:val="en-GB"/>
        </w:rPr>
        <w:t xml:space="preserve">). </w:t>
      </w:r>
      <w:r w:rsidR="047E4502" w:rsidRPr="00F26D83">
        <w:rPr>
          <w:rFonts w:eastAsiaTheme="minorEastAsia"/>
          <w:lang w:val="en-GB"/>
        </w:rPr>
        <w:t>After</w:t>
      </w:r>
      <w:r w:rsidR="5108BFDB" w:rsidRPr="00F26D83">
        <w:rPr>
          <w:rFonts w:eastAsiaTheme="minorEastAsia"/>
          <w:lang w:val="en-GB"/>
        </w:rPr>
        <w:t xml:space="preserve"> 4 days starvation, the mean (±SE) kōura feeding rate </w:t>
      </w:r>
      <w:r w:rsidR="6F361025" w:rsidRPr="00F26D83">
        <w:rPr>
          <w:rFonts w:eastAsiaTheme="minorEastAsia"/>
          <w:lang w:val="en-GB"/>
        </w:rPr>
        <w:t>(</w:t>
      </w:r>
      <w:r w:rsidR="004567CE" w:rsidRPr="00F26D83">
        <w:rPr>
          <w:rFonts w:eastAsiaTheme="minorEastAsia"/>
          <w:lang w:val="en-GB"/>
        </w:rPr>
        <w:t>pellets g WW⁻¹</w:t>
      </w:r>
      <w:r w:rsidR="71D13F69" w:rsidRPr="00F26D83">
        <w:rPr>
          <w:rFonts w:eastAsiaTheme="minorEastAsia"/>
          <w:lang w:val="en-GB"/>
        </w:rPr>
        <w:t>)</w:t>
      </w:r>
      <w:r w:rsidR="6301C6A3" w:rsidRPr="00F26D83">
        <w:rPr>
          <w:rFonts w:eastAsiaTheme="minorEastAsia"/>
          <w:lang w:val="en-GB"/>
        </w:rPr>
        <w:t xml:space="preserve"> </w:t>
      </w:r>
      <w:r w:rsidR="1E3A4E63" w:rsidRPr="00F26D83">
        <w:rPr>
          <w:rFonts w:eastAsiaTheme="minorEastAsia"/>
          <w:lang w:val="en-GB"/>
        </w:rPr>
        <w:t>for</w:t>
      </w:r>
      <w:r w:rsidR="5108BFDB" w:rsidRPr="00F26D83">
        <w:rPr>
          <w:rFonts w:eastAsiaTheme="minorEastAsia"/>
          <w:lang w:val="en-GB"/>
        </w:rPr>
        <w:t xml:space="preserve"> the control was over two and a half times that of the catfish and eel treatments (0.148 ±0.050 pellets g </w:t>
      </w:r>
      <w:r w:rsidR="32C78D01" w:rsidRPr="00F26D83">
        <w:rPr>
          <w:rFonts w:eastAsiaTheme="minorEastAsia"/>
          <w:lang w:val="en-GB"/>
        </w:rPr>
        <w:t>WW</w:t>
      </w:r>
      <w:r w:rsidR="5108BFDB" w:rsidRPr="00F26D83">
        <w:rPr>
          <w:rFonts w:eastAsiaTheme="minorEastAsia"/>
          <w:lang w:val="en-GB"/>
        </w:rPr>
        <w:t xml:space="preserve">⁻¹ compared to 0.059 ± 0.017 and 0.052 ± 0.028 pellets g </w:t>
      </w:r>
      <w:r w:rsidR="1A67305A" w:rsidRPr="00F26D83">
        <w:rPr>
          <w:rFonts w:eastAsiaTheme="minorEastAsia"/>
          <w:lang w:val="en-GB"/>
        </w:rPr>
        <w:t>WW</w:t>
      </w:r>
      <w:r w:rsidR="5108BFDB" w:rsidRPr="00F26D83">
        <w:rPr>
          <w:rFonts w:eastAsiaTheme="minorEastAsia"/>
          <w:lang w:val="en-GB"/>
        </w:rPr>
        <w:t>⁻¹ respectively</w:t>
      </w:r>
      <w:r w:rsidR="6923783B" w:rsidRPr="00F26D83">
        <w:rPr>
          <w:rFonts w:eastAsiaTheme="minorEastAsia"/>
          <w:lang w:val="en-GB"/>
        </w:rPr>
        <w:t>).</w:t>
      </w:r>
    </w:p>
    <w:p w14:paraId="7ADC1362" w14:textId="77777777" w:rsidR="00596096" w:rsidRPr="00F26D83" w:rsidRDefault="00596096" w:rsidP="008135C1">
      <w:pPr>
        <w:spacing w:line="360" w:lineRule="auto"/>
        <w:rPr>
          <w:rFonts w:eastAsiaTheme="minorEastAsia"/>
          <w:lang w:val="en-GB"/>
        </w:rPr>
      </w:pPr>
    </w:p>
    <w:p w14:paraId="3F0B79FA" w14:textId="7C7E2526" w:rsidR="003E3E54" w:rsidRPr="00F26D83" w:rsidRDefault="003E3E54" w:rsidP="008135C1">
      <w:pPr>
        <w:spacing w:after="0" w:line="360" w:lineRule="auto"/>
        <w:rPr>
          <w:rFonts w:eastAsiaTheme="minorEastAsia" w:cstheme="minorHAnsi"/>
          <w:b/>
          <w:bCs/>
          <w:sz w:val="28"/>
          <w:szCs w:val="28"/>
          <w:lang w:val="en-GB"/>
        </w:rPr>
      </w:pPr>
      <w:r w:rsidRPr="00F26D83">
        <w:rPr>
          <w:rFonts w:eastAsiaTheme="minorEastAsia" w:cstheme="minorHAnsi"/>
          <w:b/>
          <w:bCs/>
          <w:sz w:val="28"/>
          <w:szCs w:val="28"/>
          <w:lang w:val="en-GB"/>
        </w:rPr>
        <w:t>Discussion</w:t>
      </w:r>
    </w:p>
    <w:p w14:paraId="05C0FDA8" w14:textId="44F24968" w:rsidR="00926FD5" w:rsidRPr="00307FC4" w:rsidRDefault="5AAB0A4D" w:rsidP="16E86D4F">
      <w:pPr>
        <w:spacing w:line="360" w:lineRule="auto"/>
        <w:rPr>
          <w:rFonts w:eastAsiaTheme="minorEastAsia"/>
        </w:rPr>
      </w:pPr>
      <w:r w:rsidRPr="16E86D4F">
        <w:rPr>
          <w:rFonts w:eastAsiaTheme="minorEastAsia"/>
        </w:rPr>
        <w:t>Prey modify their behaviour in response to predation risk, creating a ‘landscape</w:t>
      </w:r>
      <w:del w:id="225" w:author="Deniz Ozkundakci" w:date="2026-05-20T01:31:00Z" w16du:dateUtc="2026-05-20T01:31:25Z">
        <w:r w:rsidRPr="16E86D4F" w:rsidDel="5AAB0A4D">
          <w:rPr>
            <w:rFonts w:eastAsiaTheme="minorEastAsia"/>
          </w:rPr>
          <w:delText>’</w:delText>
        </w:r>
      </w:del>
      <w:r w:rsidRPr="16E86D4F">
        <w:rPr>
          <w:rFonts w:eastAsiaTheme="minorEastAsia"/>
        </w:rPr>
        <w:t xml:space="preserve"> of fear</w:t>
      </w:r>
      <w:ins w:id="226" w:author="Deniz Ozkundakci" w:date="2026-05-20T01:31:00Z" w16du:dateUtc="2026-05-20T01:31:26Z">
        <w:r w:rsidR="04562A2B" w:rsidRPr="16E86D4F">
          <w:rPr>
            <w:rFonts w:eastAsiaTheme="minorEastAsia"/>
          </w:rPr>
          <w:t>’</w:t>
        </w:r>
      </w:ins>
      <w:r w:rsidRPr="16E86D4F">
        <w:rPr>
          <w:rFonts w:eastAsiaTheme="minorEastAsia"/>
        </w:rPr>
        <w:t xml:space="preserve"> that affects foraging, movement, and habitat use independently of actual predation events (Laundré et al. 2001). However, until relatively recently, </w:t>
      </w:r>
      <w:commentRangeStart w:id="227"/>
      <w:r w:rsidRPr="16E86D4F">
        <w:rPr>
          <w:rFonts w:eastAsiaTheme="minorEastAsia"/>
        </w:rPr>
        <w:t>most ecological models still assumed that predator and prey populations interact</w:t>
      </w:r>
      <w:ins w:id="228" w:author="Raven, Olivier (Student)" w:date="2026-05-20T16:35:00Z" w16du:dateUtc="2026-05-20T04:35:00Z">
        <w:r w:rsidR="00261E3E">
          <w:rPr>
            <w:rFonts w:eastAsiaTheme="minorEastAsia"/>
          </w:rPr>
          <w:t>ing</w:t>
        </w:r>
      </w:ins>
      <w:del w:id="229" w:author="Raven, Olivier (Student)" w:date="2026-05-20T16:35:00Z" w16du:dateUtc="2026-05-20T04:35:00Z">
        <w:r w:rsidRPr="16E86D4F" w:rsidDel="00261E3E">
          <w:rPr>
            <w:rFonts w:eastAsiaTheme="minorEastAsia"/>
          </w:rPr>
          <w:delText>ed</w:delText>
        </w:r>
      </w:del>
      <w:r w:rsidRPr="16E86D4F">
        <w:rPr>
          <w:rFonts w:eastAsiaTheme="minorEastAsia"/>
        </w:rPr>
        <w:t xml:space="preserve"> solely through </w:t>
      </w:r>
      <w:r w:rsidR="0050181D" w:rsidRPr="16E86D4F">
        <w:rPr>
          <w:rFonts w:eastAsiaTheme="minorEastAsia"/>
        </w:rPr>
        <w:t>predator</w:t>
      </w:r>
      <w:r w:rsidR="007158C9" w:rsidRPr="16E86D4F">
        <w:rPr>
          <w:rFonts w:eastAsiaTheme="minorEastAsia"/>
        </w:rPr>
        <w:t>-</w:t>
      </w:r>
      <w:r w:rsidRPr="16E86D4F">
        <w:rPr>
          <w:rFonts w:eastAsiaTheme="minorEastAsia"/>
        </w:rPr>
        <w:t>prey densities by killing and consuming prey</w:t>
      </w:r>
      <w:ins w:id="230" w:author="Deniz Ozkundakci" w:date="2026-05-20T01:31:00Z" w16du:dateUtc="2026-05-20T01:31:45Z">
        <w:r w:rsidR="4016585B" w:rsidRPr="16E86D4F">
          <w:rPr>
            <w:rFonts w:eastAsiaTheme="minorEastAsia"/>
          </w:rPr>
          <w:t>,</w:t>
        </w:r>
      </w:ins>
      <w:commentRangeEnd w:id="227"/>
      <w:r w:rsidRPr="16E86D4F">
        <w:rPr>
          <w:rStyle w:val="CommentReference"/>
          <w:rFonts w:eastAsiaTheme="minorEastAsia"/>
          <w:sz w:val="22"/>
          <w:szCs w:val="22"/>
        </w:rPr>
        <w:commentReference w:id="227"/>
      </w:r>
      <w:r w:rsidRPr="16E86D4F">
        <w:rPr>
          <w:rFonts w:eastAsiaTheme="minorEastAsia"/>
        </w:rPr>
        <w:t xml:space="preserve"> despite </w:t>
      </w:r>
      <w:ins w:id="231" w:author="Deniz Ozkundakci" w:date="2026-05-20T01:31:00Z" w16du:dateUtc="2026-05-20T01:31:49Z">
        <w:r w:rsidR="71911D10" w:rsidRPr="16E86D4F">
          <w:rPr>
            <w:rFonts w:eastAsiaTheme="minorEastAsia"/>
          </w:rPr>
          <w:t xml:space="preserve">growing evidence </w:t>
        </w:r>
      </w:ins>
      <w:r w:rsidRPr="16E86D4F">
        <w:rPr>
          <w:rFonts w:eastAsiaTheme="minorEastAsia"/>
        </w:rPr>
        <w:t>i</w:t>
      </w:r>
      <w:del w:id="232" w:author="Deniz Ozkundakci" w:date="2026-05-20T01:32:00Z" w16du:dateUtc="2026-05-20T01:32:03Z">
        <w:r w:rsidRPr="16E86D4F" w:rsidDel="5AAB0A4D">
          <w:rPr>
            <w:rFonts w:eastAsiaTheme="minorEastAsia"/>
          </w:rPr>
          <w:delText>t being evident</w:delText>
        </w:r>
        <w:r w:rsidRPr="16E86D4F" w:rsidDel="0050181D">
          <w:rPr>
            <w:rFonts w:eastAsiaTheme="minorEastAsia"/>
          </w:rPr>
          <w:delText xml:space="preserve"> </w:delText>
        </w:r>
        <w:r w:rsidRPr="16E86D4F" w:rsidDel="5AAB0A4D">
          <w:rPr>
            <w:rFonts w:eastAsiaTheme="minorEastAsia"/>
          </w:rPr>
          <w:delText>that by forcing prey to adopt energetically costly defensive strategies,</w:delText>
        </w:r>
      </w:del>
      <w:r w:rsidRPr="16E86D4F">
        <w:rPr>
          <w:rFonts w:eastAsiaTheme="minorEastAsia"/>
        </w:rPr>
        <w:t xml:space="preserve"> </w:t>
      </w:r>
      <w:ins w:id="233" w:author="Deniz Ozkundakci" w:date="2026-05-20T01:32:00Z" w16du:dateUtc="2026-05-20T01:32:07Z">
        <w:r w:rsidR="445448B1" w:rsidRPr="16E86D4F">
          <w:rPr>
            <w:rFonts w:eastAsiaTheme="minorEastAsia"/>
          </w:rPr>
          <w:t xml:space="preserve">that </w:t>
        </w:r>
      </w:ins>
      <w:r w:rsidRPr="16E86D4F">
        <w:rPr>
          <w:rFonts w:eastAsiaTheme="minorEastAsia"/>
        </w:rPr>
        <w:t xml:space="preserve">predators can also reduce prey </w:t>
      </w:r>
      <w:ins w:id="234" w:author="Deniz Ozkundakci" w:date="2026-05-20T01:32:00Z" w16du:dateUtc="2026-05-20T01:32:30Z">
        <w:r w:rsidR="3D34FAFA" w:rsidRPr="16E86D4F">
          <w:rPr>
            <w:rFonts w:eastAsiaTheme="minorEastAsia"/>
          </w:rPr>
          <w:t xml:space="preserve">fitness and </w:t>
        </w:r>
      </w:ins>
      <w:del w:id="235" w:author="Deniz Ozkundakci" w:date="2026-05-20T01:32:00Z" w16du:dateUtc="2026-05-20T01:32:31Z">
        <w:r w:rsidRPr="16E86D4F" w:rsidDel="5AAB0A4D">
          <w:rPr>
            <w:rFonts w:eastAsiaTheme="minorEastAsia"/>
          </w:rPr>
          <w:delText>densities</w:delText>
        </w:r>
      </w:del>
      <w:ins w:id="236" w:author="Deniz Ozkundakci" w:date="2026-05-20T01:33:00Z" w16du:dateUtc="2026-05-20T01:33:00Z">
        <w:r w:rsidR="4B0AF509" w:rsidRPr="16E86D4F">
          <w:rPr>
            <w:rFonts w:eastAsiaTheme="minorEastAsia"/>
          </w:rPr>
          <w:t xml:space="preserve"> </w:t>
        </w:r>
      </w:ins>
      <w:ins w:id="237" w:author="Deniz Ozkundakci" w:date="2026-05-20T01:32:00Z" w16du:dateUtc="2026-05-20T01:32:50Z">
        <w:r w:rsidR="4B0AF509" w:rsidRPr="16E86D4F">
          <w:rPr>
            <w:rFonts w:eastAsiaTheme="minorEastAsia"/>
          </w:rPr>
          <w:t xml:space="preserve">abundance </w:t>
        </w:r>
      </w:ins>
      <w:ins w:id="238" w:author="Deniz Ozkundakci" w:date="2026-05-20T01:33:00Z" w16du:dateUtc="2026-05-20T01:33:07Z">
        <w:r w:rsidR="4B0AF509" w:rsidRPr="16E86D4F">
          <w:rPr>
            <w:rFonts w:eastAsiaTheme="minorEastAsia"/>
          </w:rPr>
          <w:t xml:space="preserve">indirectly </w:t>
        </w:r>
      </w:ins>
      <w:ins w:id="239" w:author="Deniz Ozkundakci" w:date="2026-05-20T01:32:00Z" w16du:dateUtc="2026-05-20T01:32:50Z">
        <w:r w:rsidR="4B0AF509" w:rsidRPr="16E86D4F">
          <w:rPr>
            <w:rFonts w:eastAsiaTheme="minorEastAsia"/>
          </w:rPr>
          <w:t>by inducing</w:t>
        </w:r>
      </w:ins>
      <w:r w:rsidRPr="16E86D4F">
        <w:rPr>
          <w:rFonts w:eastAsiaTheme="minorEastAsia"/>
        </w:rPr>
        <w:t xml:space="preserve"> </w:t>
      </w:r>
      <w:ins w:id="240" w:author="Deniz Ozkundakci" w:date="2026-05-20T01:33:00Z" w16du:dateUtc="2026-05-20T01:33:29Z">
        <w:r w:rsidR="0708E418" w:rsidRPr="16E86D4F">
          <w:rPr>
            <w:rFonts w:eastAsiaTheme="minorEastAsia"/>
          </w:rPr>
          <w:t xml:space="preserve">energetically costly defensive behaviours </w:t>
        </w:r>
      </w:ins>
      <w:r w:rsidRPr="16E86D4F">
        <w:rPr>
          <w:rFonts w:eastAsiaTheme="minorEastAsia"/>
        </w:rPr>
        <w:t xml:space="preserve">through NCEs </w:t>
      </w:r>
      <w:r w:rsidR="00757D5E" w:rsidRPr="16E86D4F">
        <w:rPr>
          <w:rFonts w:eastAsiaTheme="minorEastAsia"/>
        </w:rPr>
        <w:t>(Preisser &amp; Bolnick 2008)</w:t>
      </w:r>
      <w:r w:rsidRPr="16E86D4F">
        <w:rPr>
          <w:rFonts w:eastAsiaTheme="minorEastAsia"/>
        </w:rPr>
        <w:t xml:space="preserve">. Our study </w:t>
      </w:r>
      <w:del w:id="241" w:author="Deniz Ozkundakci" w:date="2026-05-20T01:33:00Z" w16du:dateUtc="2026-05-20T01:33:53Z">
        <w:r w:rsidRPr="16E86D4F" w:rsidDel="5AAB0A4D">
          <w:rPr>
            <w:rFonts w:eastAsiaTheme="minorEastAsia"/>
          </w:rPr>
          <w:delText xml:space="preserve">joins a </w:delText>
        </w:r>
        <w:r w:rsidRPr="16E86D4F" w:rsidDel="000D110F">
          <w:rPr>
            <w:rFonts w:eastAsiaTheme="minorEastAsia"/>
          </w:rPr>
          <w:delText>number of</w:delText>
        </w:r>
        <w:r w:rsidRPr="16E86D4F" w:rsidDel="5AAB0A4D">
          <w:rPr>
            <w:rFonts w:eastAsiaTheme="minorEastAsia"/>
          </w:rPr>
          <w:delText xml:space="preserve"> recent studies</w:delText>
        </w:r>
      </w:del>
      <w:ins w:id="242" w:author="Deniz Ozkundakci" w:date="2026-05-20T01:33:00Z" w16du:dateUtc="2026-05-20T01:33:59Z">
        <w:r w:rsidR="7EEB971F" w:rsidRPr="16E86D4F">
          <w:rPr>
            <w:rFonts w:eastAsiaTheme="minorEastAsia"/>
          </w:rPr>
          <w:t xml:space="preserve">add to a growing body </w:t>
        </w:r>
      </w:ins>
      <w:ins w:id="243" w:author="Deniz Ozkundakci" w:date="2026-05-20T01:34:00Z" w16du:dateUtc="2026-05-20T01:34:04Z">
        <w:r w:rsidR="7EEB971F" w:rsidRPr="16E86D4F">
          <w:rPr>
            <w:rFonts w:eastAsiaTheme="minorEastAsia"/>
          </w:rPr>
          <w:t xml:space="preserve">of </w:t>
        </w:r>
      </w:ins>
      <w:del w:id="244" w:author="Deniz Ozkundakci" w:date="2026-05-20T01:34:00Z" w16du:dateUtc="2026-05-20T01:34:09Z">
        <w:r w:rsidRPr="16E86D4F" w:rsidDel="5AAB0A4D">
          <w:rPr>
            <w:rFonts w:eastAsiaTheme="minorEastAsia"/>
          </w:rPr>
          <w:delText xml:space="preserve"> </w:delText>
        </w:r>
      </w:del>
      <w:ins w:id="245" w:author="Deniz Ozkundakci" w:date="2026-05-20T01:34:00Z" w16du:dateUtc="2026-05-20T01:34:12Z">
        <w:r w:rsidR="13464F70" w:rsidRPr="16E86D4F">
          <w:rPr>
            <w:rFonts w:eastAsiaTheme="minorEastAsia"/>
          </w:rPr>
          <w:t xml:space="preserve">literature </w:t>
        </w:r>
      </w:ins>
      <w:r w:rsidRPr="16E86D4F">
        <w:rPr>
          <w:rFonts w:eastAsiaTheme="minorEastAsia"/>
        </w:rPr>
        <w:t>(ie.</w:t>
      </w:r>
      <w:r w:rsidR="00D849A5" w:rsidRPr="16E86D4F">
        <w:rPr>
          <w:rFonts w:eastAsiaTheme="minorEastAsia"/>
        </w:rPr>
        <w:t>,</w:t>
      </w:r>
      <w:r w:rsidRPr="16E86D4F">
        <w:rPr>
          <w:rFonts w:eastAsiaTheme="minorEastAsia"/>
        </w:rPr>
        <w:t xml:space="preserve"> </w:t>
      </w:r>
      <w:r w:rsidR="00BD6B8E" w:rsidRPr="16E86D4F">
        <w:rPr>
          <w:rFonts w:eastAsiaTheme="minorEastAsia"/>
        </w:rPr>
        <w:t>Sniegula et al., 2025</w:t>
      </w:r>
      <w:r w:rsidRPr="16E86D4F">
        <w:rPr>
          <w:rFonts w:eastAsiaTheme="minorEastAsia"/>
        </w:rPr>
        <w:t xml:space="preserve">) showing </w:t>
      </w:r>
      <w:r w:rsidRPr="16E86D4F">
        <w:rPr>
          <w:rFonts w:eastAsiaTheme="minorEastAsia"/>
        </w:rPr>
        <w:lastRenderedPageBreak/>
        <w:t xml:space="preserve">invasive predators can generate stronger NCEs on native prey than native predators, </w:t>
      </w:r>
      <w:del w:id="246" w:author="Deniz Ozkundakci" w:date="2026-05-20T01:34:00Z" w16du:dateUtc="2026-05-20T01:34:37Z">
        <w:r w:rsidRPr="16E86D4F" w:rsidDel="5AAB0A4D">
          <w:rPr>
            <w:rFonts w:eastAsiaTheme="minorEastAsia"/>
          </w:rPr>
          <w:delText>which consequently have more</w:delText>
        </w:r>
      </w:del>
      <w:ins w:id="247" w:author="Deniz Ozkundakci" w:date="2026-05-20T01:34:00Z" w16du:dateUtc="2026-05-20T01:34:44Z">
        <w:r w:rsidR="1385A265" w:rsidRPr="16E86D4F">
          <w:rPr>
            <w:rFonts w:eastAsiaTheme="minorEastAsia"/>
          </w:rPr>
          <w:t xml:space="preserve">with </w:t>
        </w:r>
      </w:ins>
      <w:del w:id="248" w:author="Deniz Ozkundakci" w:date="2026-05-20T01:34:00Z" w16du:dateUtc="2026-05-20T01:34:49Z">
        <w:r w:rsidRPr="16E86D4F" w:rsidDel="5AAB0A4D">
          <w:rPr>
            <w:rFonts w:eastAsiaTheme="minorEastAsia"/>
          </w:rPr>
          <w:delText xml:space="preserve"> </w:delText>
        </w:r>
      </w:del>
      <w:ins w:id="249" w:author="Deniz Ozkundakci" w:date="2026-05-20T01:34:00Z" w16du:dateUtc="2026-05-20T01:34:49Z">
        <w:r w:rsidR="3162E81F" w:rsidRPr="16E86D4F">
          <w:rPr>
            <w:rFonts w:eastAsiaTheme="minorEastAsia"/>
          </w:rPr>
          <w:t xml:space="preserve">potentially </w:t>
        </w:r>
      </w:ins>
      <w:del w:id="250" w:author="Deniz Ozkundakci" w:date="2026-05-20T01:34:00Z" w16du:dateUtc="2026-05-20T01:34:52Z">
        <w:r w:rsidRPr="16E86D4F" w:rsidDel="5AAB0A4D">
          <w:rPr>
            <w:rFonts w:eastAsiaTheme="minorEastAsia"/>
          </w:rPr>
          <w:delText xml:space="preserve">profound </w:delText>
        </w:r>
      </w:del>
      <w:r w:rsidRPr="16E86D4F">
        <w:rPr>
          <w:rFonts w:eastAsiaTheme="minorEastAsia"/>
        </w:rPr>
        <w:t>far-</w:t>
      </w:r>
      <w:r w:rsidR="00D849A5">
        <w:t xml:space="preserve"> </w:t>
      </w:r>
      <w:r w:rsidR="00D849A5" w:rsidRPr="16E86D4F">
        <w:rPr>
          <w:rFonts w:eastAsiaTheme="minorEastAsia"/>
        </w:rPr>
        <w:t xml:space="preserve">reaching </w:t>
      </w:r>
      <w:del w:id="251" w:author="Deniz Ozkundakci" w:date="2026-05-20T01:34:00Z" w16du:dateUtc="2026-05-20T01:34:58Z">
        <w:r w:rsidRPr="16E86D4F" w:rsidDel="5AAB0A4D">
          <w:rPr>
            <w:rFonts w:eastAsiaTheme="minorEastAsia"/>
          </w:rPr>
          <w:delText xml:space="preserve">impacts </w:delText>
        </w:r>
      </w:del>
      <w:ins w:id="252" w:author="Deniz Ozkundakci" w:date="2026-05-20T01:34:00Z" w16du:dateUtc="2026-05-20T01:34:58Z">
        <w:r w:rsidR="32AB925C" w:rsidRPr="16E86D4F">
          <w:rPr>
            <w:rFonts w:eastAsiaTheme="minorEastAsia"/>
          </w:rPr>
          <w:t xml:space="preserve">consequences </w:t>
        </w:r>
      </w:ins>
      <w:r w:rsidRPr="16E86D4F">
        <w:rPr>
          <w:rFonts w:eastAsiaTheme="minorEastAsia"/>
        </w:rPr>
        <w:t xml:space="preserve">on invaded ecosystems. Our </w:t>
      </w:r>
      <w:del w:id="253" w:author="Deniz Ozkundakci" w:date="2026-05-20T01:30:00Z" w16du:dateUtc="2026-05-20T01:30:12Z">
        <w:r w:rsidRPr="16E86D4F" w:rsidDel="5AAB0A4D">
          <w:rPr>
            <w:rFonts w:eastAsiaTheme="minorEastAsia"/>
          </w:rPr>
          <w:delText xml:space="preserve">study </w:delText>
        </w:r>
      </w:del>
      <w:ins w:id="254" w:author="Deniz Ozkundakci" w:date="2026-05-20T01:30:00Z" w16du:dateUtc="2026-05-20T01:30:13Z">
        <w:r w:rsidR="398662F8" w:rsidRPr="16E86D4F">
          <w:rPr>
            <w:rFonts w:eastAsiaTheme="minorEastAsia"/>
          </w:rPr>
          <w:t xml:space="preserve">findings </w:t>
        </w:r>
      </w:ins>
      <w:r w:rsidRPr="16E86D4F">
        <w:rPr>
          <w:rFonts w:eastAsiaTheme="minorEastAsia"/>
        </w:rPr>
        <w:t>suggest</w:t>
      </w:r>
      <w:del w:id="255" w:author="Raven, Olivier (Student)" w:date="2026-05-20T16:59:00Z" w16du:dateUtc="2026-05-20T04:59:00Z">
        <w:r w:rsidRPr="16E86D4F" w:rsidDel="0038358A">
          <w:rPr>
            <w:rFonts w:eastAsiaTheme="minorEastAsia"/>
          </w:rPr>
          <w:delText>s</w:delText>
        </w:r>
      </w:del>
      <w:r w:rsidR="0030552E" w:rsidRPr="16E86D4F">
        <w:rPr>
          <w:rFonts w:eastAsiaTheme="minorEastAsia"/>
        </w:rPr>
        <w:t xml:space="preserve"> </w:t>
      </w:r>
      <w:r w:rsidRPr="16E86D4F">
        <w:rPr>
          <w:rFonts w:eastAsiaTheme="minorEastAsia"/>
        </w:rPr>
        <w:t xml:space="preserve">the introduction of a novel predator effectively changes the prey’s fear landscape in ways that a </w:t>
      </w:r>
      <w:del w:id="256" w:author="Guest User" w:date="2026-05-20T04:54:00Z" w16du:dateUtc="2026-05-20T04:54:29Z">
        <w:r w:rsidRPr="16E86D4F">
          <w:rPr>
            <w:rFonts w:eastAsiaTheme="minorEastAsia"/>
          </w:rPr>
          <w:delText>co-</w:delText>
        </w:r>
        <w:r w:rsidRPr="498B521A" w:rsidDel="498B521A">
          <w:rPr>
            <w:rFonts w:eastAsiaTheme="minorEastAsia"/>
          </w:rPr>
          <w:delText>evolved</w:delText>
        </w:r>
      </w:del>
      <w:ins w:id="257" w:author="Guest User" w:date="2026-05-20T04:54:00Z" w16du:dateUtc="2026-05-20T04:54:30Z">
        <w:r w:rsidR="498B521A" w:rsidRPr="498B521A">
          <w:rPr>
            <w:rFonts w:eastAsiaTheme="minorEastAsia"/>
          </w:rPr>
          <w:t>native</w:t>
        </w:r>
      </w:ins>
      <w:r w:rsidRPr="16E86D4F">
        <w:rPr>
          <w:rFonts w:eastAsiaTheme="minorEastAsia"/>
        </w:rPr>
        <w:t xml:space="preserve"> predator does not. </w:t>
      </w:r>
      <w:r w:rsidR="00E50DD9" w:rsidRPr="16E86D4F">
        <w:rPr>
          <w:rFonts w:eastAsiaTheme="minorEastAsia"/>
        </w:rPr>
        <w:t>Kōura</w:t>
      </w:r>
      <w:r w:rsidRPr="16E86D4F">
        <w:rPr>
          <w:rFonts w:eastAsiaTheme="minorEastAsia"/>
        </w:rPr>
        <w:t xml:space="preserve"> are </w:t>
      </w:r>
      <w:ins w:id="258" w:author="Deniz Ozkundakci" w:date="2026-05-20T01:35:00Z" w16du:dateUtc="2026-05-20T01:35:31Z">
        <w:del w:id="259" w:author="Guest User" w:date="2026-05-20T03:11:00Z" w16du:dateUtc="2026-05-20T03:11:34Z">
          <w:r w:rsidRPr="16E86D4F" w:rsidDel="60EA9D8E">
            <w:rPr>
              <w:rFonts w:eastAsiaTheme="minorEastAsia"/>
            </w:rPr>
            <w:delText>noth</w:delText>
          </w:r>
        </w:del>
        <w:del w:id="260" w:author="Guest User" w:date="2026-05-20T03:11:00Z" w16du:dateUtc="2026-05-20T03:11:36Z">
          <w:r w:rsidRPr="16E86D4F" w:rsidDel="60EA9D8E">
            <w:rPr>
              <w:rFonts w:eastAsiaTheme="minorEastAsia"/>
            </w:rPr>
            <w:delText xml:space="preserve"> </w:delText>
          </w:r>
        </w:del>
      </w:ins>
      <w:r w:rsidRPr="16E86D4F">
        <w:rPr>
          <w:rFonts w:eastAsiaTheme="minorEastAsia"/>
        </w:rPr>
        <w:t xml:space="preserve">a keystone species </w:t>
      </w:r>
      <w:del w:id="261" w:author="Deniz Ozkundakci" w:date="2026-05-20T01:35:00Z" w16du:dateUtc="2026-05-20T01:35:39Z">
        <w:r w:rsidRPr="16E86D4F" w:rsidDel="5AAB0A4D">
          <w:rPr>
            <w:rFonts w:eastAsiaTheme="minorEastAsia"/>
          </w:rPr>
          <w:delText>in Aotearoa</w:delText>
        </w:r>
      </w:del>
      <w:r w:rsidRPr="16E86D4F">
        <w:rPr>
          <w:rFonts w:eastAsiaTheme="minorEastAsia"/>
        </w:rPr>
        <w:t xml:space="preserve"> and an ecosystem engineer </w:t>
      </w:r>
      <w:ins w:id="262" w:author="Deniz Ozkundakci" w:date="2026-05-20T01:35:00Z" w16du:dateUtc="2026-05-20T01:35:39Z">
        <w:r w:rsidR="5F6AC70B" w:rsidRPr="16E86D4F">
          <w:rPr>
            <w:rFonts w:eastAsiaTheme="minorEastAsia"/>
          </w:rPr>
          <w:t xml:space="preserve">in Aotearoa, meaning that </w:t>
        </w:r>
      </w:ins>
      <w:del w:id="263" w:author="Deniz Ozkundakci" w:date="2026-05-20T01:35:00Z" w16du:dateUtc="2026-05-20T01:35:49Z">
        <w:r w:rsidRPr="16E86D4F" w:rsidDel="5AAB0A4D">
          <w:rPr>
            <w:rFonts w:eastAsiaTheme="minorEastAsia"/>
          </w:rPr>
          <w:delText xml:space="preserve">and so when a </w:delText>
        </w:r>
      </w:del>
      <w:r w:rsidRPr="16E86D4F">
        <w:rPr>
          <w:rFonts w:eastAsiaTheme="minorEastAsia"/>
        </w:rPr>
        <w:t>predator</w:t>
      </w:r>
      <w:ins w:id="264" w:author="Deniz Ozkundakci" w:date="2026-05-20T01:35:00Z" w16du:dateUtc="2026-05-20T01:35:58Z">
        <w:r w:rsidR="375581F0" w:rsidRPr="16E86D4F">
          <w:rPr>
            <w:rFonts w:eastAsiaTheme="minorEastAsia"/>
          </w:rPr>
          <w:t xml:space="preserve">-induced changed in </w:t>
        </w:r>
      </w:ins>
      <w:del w:id="265" w:author="Deniz Ozkundakci" w:date="2026-05-20T01:35:00Z" w16du:dateUtc="2026-05-20T01:35:59Z">
        <w:r w:rsidRPr="16E86D4F" w:rsidDel="5AAB0A4D">
          <w:rPr>
            <w:rFonts w:eastAsiaTheme="minorEastAsia"/>
          </w:rPr>
          <w:delText xml:space="preserve"> alters </w:delText>
        </w:r>
      </w:del>
      <w:r w:rsidR="00E50DD9" w:rsidRPr="16E86D4F">
        <w:rPr>
          <w:rFonts w:eastAsiaTheme="minorEastAsia"/>
        </w:rPr>
        <w:t>kōura</w:t>
      </w:r>
      <w:r w:rsidRPr="16E86D4F">
        <w:rPr>
          <w:rFonts w:eastAsiaTheme="minorEastAsia"/>
        </w:rPr>
        <w:t xml:space="preserve"> behaviour</w:t>
      </w:r>
      <w:ins w:id="266" w:author="Deniz Ozkundakci" w:date="2026-05-20T01:36:00Z" w16du:dateUtc="2026-05-20T01:36:06Z">
        <w:r w:rsidR="799E387E" w:rsidRPr="16E86D4F">
          <w:rPr>
            <w:rFonts w:eastAsiaTheme="minorEastAsia"/>
          </w:rPr>
          <w:t xml:space="preserve"> </w:t>
        </w:r>
      </w:ins>
      <w:del w:id="267" w:author="Deniz Ozkundakci" w:date="2026-05-20T01:36:00Z" w16du:dateUtc="2026-05-20T01:36:11Z">
        <w:r w:rsidRPr="16E86D4F" w:rsidDel="5AAB0A4D">
          <w:rPr>
            <w:rFonts w:eastAsiaTheme="minorEastAsia"/>
          </w:rPr>
          <w:delText>, this in turn coul</w:delText>
        </w:r>
        <w:r w:rsidRPr="16E86D4F" w:rsidDel="00D00B2A">
          <w:rPr>
            <w:rFonts w:eastAsiaTheme="minorEastAsia"/>
          </w:rPr>
          <w:delText>d</w:delText>
        </w:r>
        <w:r w:rsidRPr="16E86D4F" w:rsidDel="5AAB0A4D">
          <w:rPr>
            <w:rFonts w:eastAsiaTheme="minorEastAsia"/>
          </w:rPr>
          <w:delText xml:space="preserve"> affect</w:delText>
        </w:r>
      </w:del>
      <w:ins w:id="268" w:author="Deniz Ozkundakci" w:date="2026-05-20T01:36:00Z" w16du:dateUtc="2026-05-20T01:36:18Z">
        <w:r w:rsidR="77363B13" w:rsidRPr="16E86D4F">
          <w:rPr>
            <w:rFonts w:eastAsiaTheme="minorEastAsia"/>
          </w:rPr>
          <w:t>may indirectly affect</w:t>
        </w:r>
      </w:ins>
      <w:r w:rsidRPr="16E86D4F">
        <w:rPr>
          <w:rFonts w:eastAsiaTheme="minorEastAsia"/>
        </w:rPr>
        <w:t xml:space="preserve"> resources or other species through non</w:t>
      </w:r>
      <w:r w:rsidR="004A3A68" w:rsidRPr="16E86D4F">
        <w:rPr>
          <w:rFonts w:eastAsiaTheme="minorEastAsia"/>
        </w:rPr>
        <w:t>-</w:t>
      </w:r>
      <w:r w:rsidRPr="16E86D4F">
        <w:rPr>
          <w:rFonts w:eastAsiaTheme="minorEastAsia"/>
        </w:rPr>
        <w:t xml:space="preserve">consumptive pathways (Peacor &amp; Werner 2001). Such trait-mediated indirect effects represent a form of behavioural trophic cascade (Schmitz et al. 1997), whereby predator presence alone drives ecosystem-level change. Our </w:t>
      </w:r>
      <w:r w:rsidR="00C03681" w:rsidRPr="16E86D4F">
        <w:rPr>
          <w:rFonts w:eastAsiaTheme="minorEastAsia"/>
        </w:rPr>
        <w:t>results</w:t>
      </w:r>
      <w:r w:rsidRPr="16E86D4F">
        <w:rPr>
          <w:rFonts w:eastAsiaTheme="minorEastAsia"/>
        </w:rPr>
        <w:t xml:space="preserve"> also highlight that prey naivety does not </w:t>
      </w:r>
      <w:del w:id="269" w:author="Deniz Ozkundakci" w:date="2026-05-20T01:37:00Z" w16du:dateUtc="2026-05-20T01:37:31Z">
        <w:r w:rsidRPr="16E86D4F" w:rsidDel="5AAB0A4D">
          <w:rPr>
            <w:rFonts w:eastAsiaTheme="minorEastAsia"/>
          </w:rPr>
          <w:delText>always show</w:delText>
        </w:r>
      </w:del>
      <w:ins w:id="270" w:author="Deniz Ozkundakci" w:date="2026-05-20T01:37:00Z" w16du:dateUtc="2026-05-20T01:37:31Z">
        <w:r w:rsidR="294EBD9A" w:rsidRPr="16E86D4F">
          <w:rPr>
            <w:rFonts w:eastAsiaTheme="minorEastAsia"/>
          </w:rPr>
          <w:t xml:space="preserve"> necessarily manifest as</w:t>
        </w:r>
      </w:ins>
      <w:r w:rsidRPr="16E86D4F">
        <w:rPr>
          <w:rFonts w:eastAsiaTheme="minorEastAsia"/>
        </w:rPr>
        <w:t xml:space="preserve"> a failure to respond </w:t>
      </w:r>
      <w:ins w:id="271" w:author="Deniz Ozkundakci" w:date="2026-05-20T01:37:00Z" w16du:dateUtc="2026-05-20T01:37:54Z">
        <w:r w:rsidR="5C31B550" w:rsidRPr="16E86D4F">
          <w:rPr>
            <w:rFonts w:eastAsiaTheme="minorEastAsia"/>
          </w:rPr>
          <w:t xml:space="preserve">to novel predators. Instead, </w:t>
        </w:r>
      </w:ins>
      <w:ins w:id="272" w:author="Deniz Ozkundakci" w:date="2026-05-20T01:38:00Z" w16du:dateUtc="2026-05-20T01:38:11Z">
        <w:r w:rsidR="5C31B550" w:rsidRPr="16E86D4F">
          <w:rPr>
            <w:rFonts w:eastAsiaTheme="minorEastAsia"/>
          </w:rPr>
          <w:t xml:space="preserve">naïve prey may </w:t>
        </w:r>
      </w:ins>
      <w:del w:id="273" w:author="Deniz Ozkundakci" w:date="2026-05-20T01:38:00Z" w16du:dateUtc="2026-05-20T01:38:23Z">
        <w:r w:rsidRPr="16E86D4F" w:rsidDel="5AAB0A4D">
          <w:rPr>
            <w:rFonts w:eastAsiaTheme="minorEastAsia"/>
          </w:rPr>
          <w:delText>but can instead produce</w:delText>
        </w:r>
      </w:del>
      <w:ins w:id="274" w:author="Deniz Ozkundakci" w:date="2026-05-20T01:38:00Z" w16du:dateUtc="2026-05-20T01:38:24Z">
        <w:r w:rsidR="6C53869C" w:rsidRPr="16E86D4F">
          <w:rPr>
            <w:rFonts w:eastAsiaTheme="minorEastAsia"/>
          </w:rPr>
          <w:t>exhibit</w:t>
        </w:r>
      </w:ins>
      <w:r w:rsidRPr="16E86D4F">
        <w:rPr>
          <w:rFonts w:eastAsiaTheme="minorEastAsia"/>
        </w:rPr>
        <w:t xml:space="preserve"> a generalised over-response</w:t>
      </w:r>
      <w:ins w:id="275" w:author="Deniz Ozkundakci" w:date="2026-05-20T01:38:00Z" w16du:dateUtc="2026-05-20T01:38:31Z">
        <w:r w:rsidR="0D2E2946" w:rsidRPr="16E86D4F">
          <w:rPr>
            <w:rFonts w:eastAsiaTheme="minorEastAsia"/>
          </w:rPr>
          <w:t>,</w:t>
        </w:r>
      </w:ins>
      <w:r w:rsidRPr="16E86D4F">
        <w:rPr>
          <w:rFonts w:eastAsiaTheme="minorEastAsia"/>
        </w:rPr>
        <w:t xml:space="preserve"> consistent with </w:t>
      </w:r>
      <w:del w:id="276" w:author="Deniz Ozkundakci" w:date="2026-05-20T01:38:00Z" w16du:dateUtc="2026-05-20T01:38:35Z">
        <w:r w:rsidRPr="16E86D4F" w:rsidDel="5AAB0A4D">
          <w:rPr>
            <w:rFonts w:eastAsiaTheme="minorEastAsia"/>
          </w:rPr>
          <w:delText xml:space="preserve">the </w:delText>
        </w:r>
      </w:del>
      <w:r w:rsidRPr="16E86D4F">
        <w:rPr>
          <w:rFonts w:eastAsiaTheme="minorEastAsia"/>
        </w:rPr>
        <w:t xml:space="preserve">generalisation theory (Sih et al. 2010; Ehlman et al. 2019), which </w:t>
      </w:r>
      <w:del w:id="277" w:author="Deniz Ozkundakci" w:date="2026-05-20T01:38:00Z" w16du:dateUtc="2026-05-20T01:38:42Z">
        <w:r w:rsidRPr="16E86D4F" w:rsidDel="5AAB0A4D">
          <w:rPr>
            <w:rFonts w:eastAsiaTheme="minorEastAsia"/>
          </w:rPr>
          <w:delText xml:space="preserve">is </w:delText>
        </w:r>
      </w:del>
      <w:ins w:id="278" w:author="Deniz Ozkundakci" w:date="2026-05-20T01:38:00Z" w16du:dateUtc="2026-05-20T01:38:43Z">
        <w:r w:rsidR="1B432E00" w:rsidRPr="16E86D4F">
          <w:rPr>
            <w:rFonts w:eastAsiaTheme="minorEastAsia"/>
          </w:rPr>
          <w:t xml:space="preserve">has </w:t>
        </w:r>
      </w:ins>
      <w:r w:rsidRPr="16E86D4F">
        <w:rPr>
          <w:rFonts w:eastAsiaTheme="minorEastAsia"/>
        </w:rPr>
        <w:t xml:space="preserve">important </w:t>
      </w:r>
      <w:ins w:id="279" w:author="Deniz Ozkundakci" w:date="2026-05-20T01:38:00Z" w16du:dateUtc="2026-05-20T01:38:46Z">
        <w:r w:rsidR="5D521123" w:rsidRPr="16E86D4F">
          <w:rPr>
            <w:rFonts w:eastAsiaTheme="minorEastAsia"/>
          </w:rPr>
          <w:t xml:space="preserve">implications </w:t>
        </w:r>
      </w:ins>
      <w:r w:rsidRPr="16E86D4F">
        <w:rPr>
          <w:rFonts w:eastAsiaTheme="minorEastAsia"/>
        </w:rPr>
        <w:t>for predicting the ecological impacts of invasive species.</w:t>
      </w:r>
    </w:p>
    <w:p w14:paraId="089AD085" w14:textId="77777777" w:rsidR="001B15C3" w:rsidRPr="00860624" w:rsidRDefault="001B15C3" w:rsidP="001B15C3">
      <w:pPr>
        <w:spacing w:line="360" w:lineRule="auto"/>
        <w:rPr>
          <w:rFonts w:eastAsiaTheme="minorEastAsia"/>
          <w:b/>
          <w:bCs/>
          <w:lang w:val="en-GB"/>
        </w:rPr>
      </w:pPr>
      <w:r w:rsidRPr="00860624">
        <w:rPr>
          <w:rFonts w:eastAsiaTheme="minorEastAsia"/>
          <w:b/>
          <w:bCs/>
          <w:lang w:val="en-GB"/>
        </w:rPr>
        <w:t>Refuge use</w:t>
      </w:r>
    </w:p>
    <w:p w14:paraId="6E695079" w14:textId="4EACB484" w:rsidR="004D48C6" w:rsidRDefault="37CF2230" w:rsidP="16E86D4F">
      <w:pPr>
        <w:spacing w:line="360" w:lineRule="auto"/>
        <w:rPr>
          <w:rFonts w:eastAsiaTheme="minorEastAsia"/>
          <w:lang w:val="en-GB"/>
        </w:rPr>
      </w:pPr>
      <w:r w:rsidRPr="16E86D4F">
        <w:rPr>
          <w:rFonts w:eastAsiaTheme="minorEastAsia"/>
          <w:lang w:val="en-GB"/>
        </w:rPr>
        <w:t xml:space="preserve">Kōura demonstrated greater refuge-seeking behaviour when exposed to the novel catfish than to native eel. </w:t>
      </w:r>
      <w:r w:rsidRPr="16E86D4F">
        <w:rPr>
          <w:rFonts w:eastAsiaTheme="minorEastAsia"/>
        </w:rPr>
        <w:t xml:space="preserve">This result is notable because it contradicts the classic prey naivety hypothesis, which predicts that prey </w:t>
      </w:r>
      <w:ins w:id="280" w:author="Deniz Ozkundakci" w:date="2026-05-20T03:04:00Z" w16du:dateUtc="2026-05-20T03:04:15Z">
        <w:r w:rsidR="4B806756" w:rsidRPr="16E86D4F">
          <w:rPr>
            <w:rFonts w:ascii="Calibri" w:eastAsia="Calibri" w:hAnsi="Calibri" w:cs="Calibri"/>
          </w:rPr>
          <w:t xml:space="preserve">underestimate or </w:t>
        </w:r>
      </w:ins>
      <w:r w:rsidRPr="16E86D4F">
        <w:rPr>
          <w:rFonts w:eastAsiaTheme="minorEastAsia"/>
        </w:rPr>
        <w:t xml:space="preserve">fail to </w:t>
      </w:r>
      <w:ins w:id="281" w:author="Deniz Ozkundakci" w:date="2026-05-20T03:04:00Z" w16du:dateUtc="2026-05-20T03:04:20Z">
        <w:r w:rsidR="4F911F46" w:rsidRPr="16E86D4F">
          <w:rPr>
            <w:rFonts w:ascii="Calibri" w:eastAsia="Calibri" w:hAnsi="Calibri" w:cs="Calibri"/>
          </w:rPr>
          <w:t xml:space="preserve">appropriately </w:t>
        </w:r>
      </w:ins>
      <w:r w:rsidRPr="16E86D4F">
        <w:rPr>
          <w:rFonts w:eastAsiaTheme="minorEastAsia"/>
        </w:rPr>
        <w:t xml:space="preserve">respond to novel predators </w:t>
      </w:r>
      <w:ins w:id="282" w:author="Deniz Ozkundakci" w:date="2026-05-20T03:04:00Z" w16du:dateUtc="2026-05-20T03:04:31Z">
        <w:r w:rsidR="434FB18E" w:rsidRPr="16E86D4F">
          <w:rPr>
            <w:rFonts w:eastAsiaTheme="minorEastAsia"/>
          </w:rPr>
          <w:t xml:space="preserve">due to a lack of shared evolutionary history </w:t>
        </w:r>
      </w:ins>
      <w:r w:rsidRPr="16E86D4F">
        <w:rPr>
          <w:rFonts w:eastAsiaTheme="minorEastAsia"/>
        </w:rPr>
        <w:t xml:space="preserve">(Carthey &amp; Banks 2014). </w:t>
      </w:r>
      <w:ins w:id="283" w:author="Deniz Ozkundakci" w:date="2026-05-20T03:04:00Z" w16du:dateUtc="2026-05-20T03:04:47Z">
        <w:r w:rsidR="23101809" w:rsidRPr="16E86D4F">
          <w:rPr>
            <w:rFonts w:eastAsiaTheme="minorEastAsia"/>
          </w:rPr>
          <w:t xml:space="preserve">Instead, kōura exhibited an enhanced defensive response to the novel predator. Such an </w:t>
        </w:r>
      </w:ins>
      <w:del w:id="284" w:author="Deniz Ozkundakci" w:date="2026-05-20T03:04:00Z" w16du:dateUtc="2026-05-20T03:04:48Z">
        <w:r w:rsidRPr="16E86D4F" w:rsidDel="37CF2230">
          <w:rPr>
            <w:rFonts w:eastAsiaTheme="minorEastAsia"/>
          </w:rPr>
          <w:delText>O</w:delText>
        </w:r>
      </w:del>
      <w:ins w:id="285" w:author="Deniz Ozkundakci" w:date="2026-05-20T03:04:00Z" w16du:dateUtc="2026-05-20T03:04:48Z">
        <w:r w:rsidR="277191AC" w:rsidRPr="16E86D4F">
          <w:rPr>
            <w:rFonts w:eastAsiaTheme="minorEastAsia"/>
            <w:lang w:val="en-GB"/>
          </w:rPr>
          <w:t>o</w:t>
        </w:r>
      </w:ins>
      <w:r w:rsidRPr="16E86D4F">
        <w:rPr>
          <w:rFonts w:eastAsiaTheme="minorEastAsia"/>
        </w:rPr>
        <w:t xml:space="preserve">ver-responses to </w:t>
      </w:r>
      <w:del w:id="286" w:author="Deniz Ozkundakci" w:date="2026-05-20T03:05:00Z" w16du:dateUtc="2026-05-20T03:05:07Z">
        <w:r w:rsidRPr="16E86D4F" w:rsidDel="37CF2230">
          <w:rPr>
            <w:rFonts w:eastAsiaTheme="minorEastAsia"/>
          </w:rPr>
          <w:delText xml:space="preserve">novel </w:delText>
        </w:r>
      </w:del>
      <w:ins w:id="287" w:author="Deniz Ozkundakci" w:date="2026-05-20T03:05:00Z" w16du:dateUtc="2026-05-20T03:05:07Z">
        <w:r w:rsidR="44B2CF12" w:rsidRPr="16E86D4F">
          <w:rPr>
            <w:rFonts w:eastAsiaTheme="minorEastAsia"/>
          </w:rPr>
          <w:t xml:space="preserve">unfamiliar </w:t>
        </w:r>
      </w:ins>
      <w:r w:rsidRPr="16E86D4F">
        <w:rPr>
          <w:rFonts w:eastAsiaTheme="minorEastAsia"/>
        </w:rPr>
        <w:t xml:space="preserve">predators are less commonly reported but are consistent with fear generalisation theory, whereby </w:t>
      </w:r>
      <w:del w:id="288" w:author="Deniz Ozkundakci" w:date="2026-05-20T03:05:00Z" w16du:dateUtc="2026-05-20T03:05:24Z">
        <w:r w:rsidRPr="16E86D4F" w:rsidDel="37CF2230">
          <w:rPr>
            <w:rFonts w:eastAsiaTheme="minorEastAsia"/>
          </w:rPr>
          <w:delText xml:space="preserve">prior </w:delText>
        </w:r>
      </w:del>
      <w:r w:rsidRPr="16E86D4F">
        <w:rPr>
          <w:rFonts w:eastAsiaTheme="minorEastAsia"/>
        </w:rPr>
        <w:t xml:space="preserve">experience with native predators primes a generalised heightened vigilance response to any unfamiliar threat (Ehlman et al. 2019; Sih et al. 2023). </w:t>
      </w:r>
      <w:r w:rsidRPr="16E86D4F">
        <w:rPr>
          <w:rFonts w:eastAsiaTheme="minorEastAsia"/>
          <w:lang w:val="en-GB"/>
        </w:rPr>
        <w:t xml:space="preserve">For naïve prey, unfamiliar cues could trigger such a response because the consequences of ignoring a potential predation threat could be fatal, even when, in reality, the actual predation risk is absent (Dawkins &amp; Krebs 1979; Lima &amp; Dill 1990). Such generalised responses </w:t>
      </w:r>
      <w:del w:id="289" w:author="Deniz Ozkundakci" w:date="2026-05-20T03:06:00Z" w16du:dateUtc="2026-05-20T03:06:10Z">
        <w:r w:rsidRPr="16E86D4F" w:rsidDel="37CF2230">
          <w:rPr>
            <w:rFonts w:eastAsiaTheme="minorEastAsia"/>
            <w:lang w:val="en-GB"/>
          </w:rPr>
          <w:delText>to novel stimuli tend to be</w:delText>
        </w:r>
      </w:del>
      <w:ins w:id="290" w:author="Deniz Ozkundakci" w:date="2026-05-20T03:06:00Z" w16du:dateUtc="2026-05-20T03:06:11Z">
        <w:r w:rsidR="689658C5" w:rsidRPr="16E86D4F">
          <w:rPr>
            <w:rFonts w:eastAsiaTheme="minorEastAsia"/>
            <w:lang w:val="en-GB"/>
          </w:rPr>
          <w:t>are often</w:t>
        </w:r>
      </w:ins>
      <w:r w:rsidRPr="16E86D4F">
        <w:rPr>
          <w:rFonts w:eastAsiaTheme="minorEastAsia"/>
          <w:lang w:val="en-GB"/>
        </w:rPr>
        <w:t xml:space="preserve"> overcautious and energetically costly </w:t>
      </w:r>
      <w:del w:id="291" w:author="Deniz Ozkundakci" w:date="2026-05-20T03:06:00Z" w16du:dateUtc="2026-05-20T03:06:27Z">
        <w:r w:rsidRPr="16E86D4F" w:rsidDel="37CF2230">
          <w:rPr>
            <w:rFonts w:eastAsiaTheme="minorEastAsia"/>
            <w:lang w:val="en-GB"/>
          </w:rPr>
          <w:delText>and are characteristic of prey with no evolutionary history with the encountered predator</w:delText>
        </w:r>
      </w:del>
      <w:ins w:id="292" w:author="Deniz Ozkundakci" w:date="2026-05-20T03:06:00Z" w16du:dateUtc="2026-05-20T03:06:57Z">
        <w:r w:rsidR="1A19F009" w:rsidRPr="16E86D4F">
          <w:rPr>
            <w:rFonts w:eastAsiaTheme="minorEastAsia"/>
            <w:lang w:val="en-GB"/>
          </w:rPr>
          <w:t xml:space="preserve">because </w:t>
        </w:r>
      </w:ins>
      <w:ins w:id="293" w:author="Deniz Ozkundakci" w:date="2026-05-20T03:07:00Z" w16du:dateUtc="2026-05-20T03:07:50Z">
        <w:r w:rsidR="6BD78268" w:rsidRPr="16E86D4F">
          <w:rPr>
            <w:rFonts w:eastAsiaTheme="minorEastAsia"/>
            <w:lang w:val="en-GB"/>
          </w:rPr>
          <w:t>p</w:t>
        </w:r>
      </w:ins>
      <w:ins w:id="294" w:author="Deniz Ozkundakci" w:date="2026-05-20T03:06:00Z" w16du:dateUtc="2026-05-20T03:06:57Z">
        <w:r w:rsidR="1A19F009" w:rsidRPr="16E86D4F">
          <w:rPr>
            <w:rFonts w:eastAsiaTheme="minorEastAsia"/>
            <w:lang w:val="en-GB"/>
          </w:rPr>
          <w:t xml:space="preserve">rey may </w:t>
        </w:r>
      </w:ins>
      <w:ins w:id="295" w:author="Deniz Ozkundakci" w:date="2026-05-20T03:07:00Z" w16du:dateUtc="2026-05-20T03:07:53Z">
        <w:r w:rsidR="065BCCE3" w:rsidRPr="16E86D4F">
          <w:rPr>
            <w:rFonts w:eastAsiaTheme="minorEastAsia"/>
            <w:lang w:val="en-GB"/>
          </w:rPr>
          <w:t>initially</w:t>
        </w:r>
      </w:ins>
      <w:ins w:id="296" w:author="Deniz Ozkundakci" w:date="2026-05-20T03:06:00Z" w16du:dateUtc="2026-05-20T03:06:57Z">
        <w:r w:rsidR="1A19F009" w:rsidRPr="16E86D4F">
          <w:rPr>
            <w:rFonts w:eastAsiaTheme="minorEastAsia"/>
            <w:lang w:val="en-GB"/>
          </w:rPr>
          <w:t xml:space="preserve"> treat uncertain threats as highly dangerous until further experience is acquired</w:t>
        </w:r>
      </w:ins>
      <w:r w:rsidRPr="16E86D4F">
        <w:rPr>
          <w:rFonts w:eastAsiaTheme="minorEastAsia"/>
          <w:lang w:val="en-GB"/>
        </w:rPr>
        <w:t xml:space="preserve"> (Sih et al. 2010).</w:t>
      </w:r>
      <w:r>
        <w:t xml:space="preserve"> </w:t>
      </w:r>
      <w:r w:rsidRPr="16E86D4F">
        <w:rPr>
          <w:rFonts w:eastAsiaTheme="minorEastAsia"/>
        </w:rPr>
        <w:t>Unlike classic prey naivety scenarios where the novel predator poses no actual threat, catfish genuinely predate kōura, meaning the heightened refuge response carries a real energetic cost but is not disproportionate to actual risk</w:t>
      </w:r>
      <w:r w:rsidRPr="16E86D4F">
        <w:rPr>
          <w:rFonts w:eastAsiaTheme="minorEastAsia"/>
          <w:lang w:val="en-GB"/>
        </w:rPr>
        <w:t xml:space="preserve">. Elevated refuge use is itself a meaningful NCE, reducing foraging time with potential consequences for growth, reproduction, and population </w:t>
      </w:r>
      <w:r w:rsidRPr="16E86D4F">
        <w:rPr>
          <w:rFonts w:eastAsiaTheme="minorEastAsia"/>
        </w:rPr>
        <w:t xml:space="preserve">persistence </w:t>
      </w:r>
      <w:r w:rsidRPr="16E86D4F">
        <w:rPr>
          <w:rFonts w:eastAsiaTheme="minorEastAsia"/>
          <w:lang w:val="en-GB"/>
        </w:rPr>
        <w:t>(Preisser et al. 2005;</w:t>
      </w:r>
      <w:r w:rsidRPr="16E86D4F">
        <w:rPr>
          <w:lang w:val="en-GB"/>
        </w:rPr>
        <w:t xml:space="preserve"> </w:t>
      </w:r>
      <w:r w:rsidRPr="16E86D4F">
        <w:rPr>
          <w:rFonts w:eastAsiaTheme="minorEastAsia"/>
          <w:lang w:val="en-GB"/>
        </w:rPr>
        <w:t>Sheriff et al. 2020). However, this behaviour may simultaneously confer protection against direct predation</w:t>
      </w:r>
      <w:ins w:id="297" w:author="Deniz Ozkundakci" w:date="2026-05-20T03:08:00Z" w16du:dateUtc="2026-05-20T03:08:32Z">
        <w:r w:rsidR="61D31EC5" w:rsidRPr="16E86D4F">
          <w:rPr>
            <w:rFonts w:eastAsiaTheme="minorEastAsia"/>
            <w:lang w:val="en-GB"/>
          </w:rPr>
          <w:t xml:space="preserve"> as</w:t>
        </w:r>
      </w:ins>
      <w:del w:id="298" w:author="Deniz Ozkundakci" w:date="2026-05-20T03:08:00Z" w16du:dateUtc="2026-05-20T03:08:32Z">
        <w:r w:rsidRPr="16E86D4F" w:rsidDel="37CF2230">
          <w:rPr>
            <w:rFonts w:eastAsiaTheme="minorEastAsia"/>
            <w:lang w:val="en-GB"/>
          </w:rPr>
          <w:delText>;</w:delText>
        </w:r>
      </w:del>
      <w:r w:rsidRPr="16E86D4F">
        <w:rPr>
          <w:rFonts w:eastAsiaTheme="minorEastAsia"/>
          <w:lang w:val="en-GB"/>
        </w:rPr>
        <w:t xml:space="preserve"> experimental evidence shows that shelter significantly reduces catfish predation on crayfish (Adams 2007; Zhao et al. 2024)</w:t>
      </w:r>
      <w:del w:id="299" w:author="Deniz Ozkundakci" w:date="2026-05-20T03:08:00Z" w16du:dateUtc="2026-05-20T03:08:40Z">
        <w:r w:rsidRPr="16E86D4F" w:rsidDel="37CF2230">
          <w:rPr>
            <w:rFonts w:eastAsiaTheme="minorEastAsia"/>
            <w:lang w:val="en-GB"/>
          </w:rPr>
          <w:delText>,</w:delText>
        </w:r>
      </w:del>
      <w:ins w:id="300" w:author="Deniz Ozkundakci" w:date="2026-05-20T03:08:00Z" w16du:dateUtc="2026-05-20T03:08:43Z">
        <w:r w:rsidR="7F85C51B" w:rsidRPr="16E86D4F">
          <w:rPr>
            <w:rFonts w:eastAsiaTheme="minorEastAsia"/>
            <w:lang w:val="en-GB"/>
          </w:rPr>
          <w:t xml:space="preserve">. </w:t>
        </w:r>
        <w:r>
          <w:br/>
        </w:r>
        <w:commentRangeStart w:id="301"/>
        <w:r w:rsidR="7A788540" w:rsidRPr="16E86D4F">
          <w:rPr>
            <w:rFonts w:eastAsiaTheme="minorEastAsia"/>
            <w:lang w:val="en-GB"/>
          </w:rPr>
          <w:lastRenderedPageBreak/>
          <w:t xml:space="preserve">This </w:t>
        </w:r>
      </w:ins>
      <w:del w:id="302" w:author="Deniz Ozkundakci" w:date="2026-05-20T03:08:00Z" w16du:dateUtc="2026-05-20T03:08:44Z">
        <w:r w:rsidRPr="16E86D4F" w:rsidDel="37CF2230">
          <w:rPr>
            <w:rFonts w:eastAsiaTheme="minorEastAsia"/>
            <w:lang w:val="en-GB"/>
          </w:rPr>
          <w:delText xml:space="preserve"> </w:delText>
        </w:r>
      </w:del>
      <w:r w:rsidRPr="16E86D4F">
        <w:rPr>
          <w:rFonts w:eastAsiaTheme="minorEastAsia"/>
          <w:lang w:val="en-GB"/>
        </w:rPr>
        <w:t>suggest</w:t>
      </w:r>
      <w:del w:id="303" w:author="Deniz Ozkundakci" w:date="2026-05-20T03:08:00Z" w16du:dateUtc="2026-05-20T03:08:47Z">
        <w:r w:rsidRPr="16E86D4F" w:rsidDel="37CF2230">
          <w:rPr>
            <w:rFonts w:eastAsiaTheme="minorEastAsia"/>
            <w:lang w:val="en-GB"/>
          </w:rPr>
          <w:delText>ing</w:delText>
        </w:r>
      </w:del>
      <w:ins w:id="304" w:author="Deniz Ozkundakci" w:date="2026-05-20T03:08:00Z" w16du:dateUtc="2026-05-20T03:08:47Z">
        <w:r w:rsidR="086BCE9B" w:rsidRPr="16E86D4F">
          <w:rPr>
            <w:rFonts w:eastAsiaTheme="minorEastAsia"/>
            <w:lang w:val="en-GB"/>
          </w:rPr>
          <w:t>s</w:t>
        </w:r>
      </w:ins>
      <w:r w:rsidRPr="16E86D4F">
        <w:rPr>
          <w:rFonts w:eastAsiaTheme="minorEastAsia"/>
          <w:lang w:val="en-GB"/>
        </w:rPr>
        <w:t xml:space="preserve"> that enhancing or restoring habitat complexity in catfish-invaded lakes could </w:t>
      </w:r>
      <w:r w:rsidRPr="16E86D4F">
        <w:rPr>
          <w:rFonts w:eastAsiaTheme="minorEastAsia"/>
        </w:rPr>
        <w:t>mitigate both direct predation and fear-driven reductions in foraging, though direct field testing is needed.</w:t>
      </w:r>
      <w:commentRangeEnd w:id="301"/>
      <w:r>
        <w:rPr>
          <w:rStyle w:val="CommentReference"/>
          <w:rFonts w:eastAsiaTheme="minorEastAsia"/>
          <w:sz w:val="22"/>
          <w:szCs w:val="22"/>
          <w:lang w:val="en-GB"/>
        </w:rPr>
        <w:commentReference w:id="301"/>
      </w:r>
    </w:p>
    <w:p w14:paraId="4547AA18" w14:textId="49DA8728" w:rsidR="005E474E" w:rsidRDefault="00B14875" w:rsidP="16E86D4F">
      <w:pPr>
        <w:spacing w:line="360" w:lineRule="auto"/>
        <w:rPr>
          <w:rFonts w:eastAsiaTheme="minorEastAsia"/>
        </w:rPr>
      </w:pPr>
      <w:r w:rsidRPr="16E86D4F">
        <w:rPr>
          <w:rFonts w:eastAsiaTheme="minorEastAsia"/>
        </w:rPr>
        <w:t xml:space="preserve">Before treatments were added, refuge use was similar across treatments but highly variable, reflecting substantial individual behavioural variation. The control treatment showed increasing refuge use over time, particularly under light conditions, which is unsurprising given that kōura are nocturnally adapted and need to remain hidden during daylight to avoid visual predators such as </w:t>
      </w:r>
      <w:del w:id="305" w:author="Guest User" w:date="2026-05-20T03:13:00Z" w16du:dateUtc="2026-05-20T03:13:16Z">
        <w:r w:rsidRPr="16E86D4F" w:rsidDel="00B14875">
          <w:rPr>
            <w:rFonts w:eastAsiaTheme="minorEastAsia"/>
          </w:rPr>
          <w:delText>bird</w:delText>
        </w:r>
      </w:del>
      <w:ins w:id="306" w:author="Guest User" w:date="2026-05-20T03:13:00Z" w16du:dateUtc="2026-05-20T03:13:18Z">
        <w:r w:rsidR="2BC29408" w:rsidRPr="16E86D4F">
          <w:rPr>
            <w:rFonts w:eastAsiaTheme="minorEastAsia"/>
          </w:rPr>
          <w:t>cormorants</w:t>
        </w:r>
      </w:ins>
      <w:del w:id="307" w:author="Guest User" w:date="2026-05-20T03:13:00Z" w16du:dateUtc="2026-05-20T03:13:19Z">
        <w:r w:rsidRPr="16E86D4F" w:rsidDel="00B14875">
          <w:rPr>
            <w:rFonts w:eastAsiaTheme="minorEastAsia"/>
          </w:rPr>
          <w:delText>s</w:delText>
        </w:r>
      </w:del>
      <w:r w:rsidRPr="16E86D4F">
        <w:rPr>
          <w:rFonts w:eastAsiaTheme="minorEastAsia"/>
        </w:rPr>
        <w:t xml:space="preserve"> (Devcich 1979). </w:t>
      </w:r>
      <w:r w:rsidR="005E474E" w:rsidRPr="16E86D4F">
        <w:rPr>
          <w:rFonts w:eastAsiaTheme="minorEastAsia"/>
        </w:rPr>
        <w:t xml:space="preserve">While neither predator treatment differed significantly from the control, this likely reflects the influence of light regime on baseline </w:t>
      </w:r>
      <w:r w:rsidR="0084087D" w:rsidRPr="16E86D4F">
        <w:rPr>
          <w:rFonts w:eastAsiaTheme="minorEastAsia"/>
        </w:rPr>
        <w:t xml:space="preserve">refuge use rather than a true absence of </w:t>
      </w:r>
      <w:r w:rsidR="00D118F3" w:rsidRPr="16E86D4F">
        <w:rPr>
          <w:rFonts w:eastAsiaTheme="minorEastAsia"/>
        </w:rPr>
        <w:t>NCEs</w:t>
      </w:r>
      <w:r w:rsidR="004D3827" w:rsidRPr="16E86D4F">
        <w:rPr>
          <w:rFonts w:eastAsiaTheme="minorEastAsia"/>
        </w:rPr>
        <w:t>;</w:t>
      </w:r>
      <w:r w:rsidR="00D118F3" w:rsidRPr="16E86D4F">
        <w:rPr>
          <w:rFonts w:eastAsiaTheme="minorEastAsia"/>
        </w:rPr>
        <w:t xml:space="preserve"> under light conditions </w:t>
      </w:r>
      <w:r w:rsidR="00B118D1" w:rsidRPr="16E86D4F">
        <w:rPr>
          <w:rFonts w:eastAsiaTheme="minorEastAsia"/>
        </w:rPr>
        <w:t xml:space="preserve">control refuge use </w:t>
      </w:r>
      <w:r w:rsidR="001B7734" w:rsidRPr="16E86D4F">
        <w:rPr>
          <w:rFonts w:eastAsiaTheme="minorEastAsia"/>
        </w:rPr>
        <w:t>approached</w:t>
      </w:r>
      <w:r w:rsidR="00B118D1" w:rsidRPr="16E86D4F">
        <w:rPr>
          <w:rFonts w:eastAsiaTheme="minorEastAsia"/>
        </w:rPr>
        <w:t xml:space="preserve"> that of the catfish treatment</w:t>
      </w:r>
      <w:r w:rsidR="00777D24" w:rsidRPr="16E86D4F">
        <w:rPr>
          <w:rFonts w:eastAsiaTheme="minorEastAsia"/>
        </w:rPr>
        <w:t xml:space="preserve">, while under dark </w:t>
      </w:r>
      <w:r w:rsidR="001B7734" w:rsidRPr="16E86D4F">
        <w:rPr>
          <w:rFonts w:eastAsiaTheme="minorEastAsia"/>
        </w:rPr>
        <w:t>conditions</w:t>
      </w:r>
      <w:r w:rsidR="00777D24" w:rsidRPr="16E86D4F">
        <w:rPr>
          <w:rFonts w:eastAsiaTheme="minorEastAsia"/>
        </w:rPr>
        <w:t xml:space="preserve"> it more closely resembled the eel treatment, effectively infla</w:t>
      </w:r>
      <w:r w:rsidR="00BE3D51" w:rsidRPr="16E86D4F">
        <w:rPr>
          <w:rFonts w:eastAsiaTheme="minorEastAsia"/>
        </w:rPr>
        <w:t>ting variance around the control mean. Despite this</w:t>
      </w:r>
      <w:r w:rsidR="00FD31E8" w:rsidRPr="16E86D4F">
        <w:rPr>
          <w:rFonts w:eastAsiaTheme="minorEastAsia"/>
        </w:rPr>
        <w:t>,</w:t>
      </w:r>
      <w:r w:rsidR="00BE3D51" w:rsidRPr="16E86D4F">
        <w:rPr>
          <w:rFonts w:eastAsiaTheme="minorEastAsia"/>
        </w:rPr>
        <w:t xml:space="preserve"> the consistent </w:t>
      </w:r>
      <w:del w:id="308" w:author="Deniz Ozkundakci" w:date="2026-05-20T03:10:00Z" w16du:dateUtc="2026-05-20T03:10:34Z">
        <w:r w:rsidRPr="16E86D4F" w:rsidDel="00BE3D51">
          <w:rPr>
            <w:rFonts w:eastAsiaTheme="minorEastAsia"/>
          </w:rPr>
          <w:delText xml:space="preserve">pattern </w:delText>
        </w:r>
      </w:del>
      <w:ins w:id="309" w:author="Deniz Ozkundakci" w:date="2026-05-20T03:10:00Z" w16du:dateUtc="2026-05-20T03:10:34Z">
        <w:r w:rsidR="38592402" w:rsidRPr="16E86D4F">
          <w:rPr>
            <w:rFonts w:eastAsiaTheme="minorEastAsia"/>
          </w:rPr>
          <w:t xml:space="preserve">tendency </w:t>
        </w:r>
      </w:ins>
      <w:r w:rsidR="00BE3D51" w:rsidRPr="16E86D4F">
        <w:rPr>
          <w:rFonts w:eastAsiaTheme="minorEastAsia"/>
        </w:rPr>
        <w:t xml:space="preserve">of catfish </w:t>
      </w:r>
      <w:ins w:id="310" w:author="Deniz Ozkundakci" w:date="2026-05-20T03:10:00Z" w16du:dateUtc="2026-05-20T03:10:40Z">
        <w:r w:rsidR="3A377B9F" w:rsidRPr="16E86D4F">
          <w:rPr>
            <w:rFonts w:eastAsiaTheme="minorEastAsia"/>
          </w:rPr>
          <w:t xml:space="preserve">to </w:t>
        </w:r>
      </w:ins>
      <w:r w:rsidR="00BE3D51" w:rsidRPr="16E86D4F">
        <w:rPr>
          <w:rFonts w:eastAsiaTheme="minorEastAsia"/>
        </w:rPr>
        <w:t>provok</w:t>
      </w:r>
      <w:del w:id="311" w:author="Deniz Ozkundakci" w:date="2026-05-20T03:10:00Z" w16du:dateUtc="2026-05-20T03:10:42Z">
        <w:r w:rsidRPr="16E86D4F" w:rsidDel="00BE3D51">
          <w:rPr>
            <w:rFonts w:eastAsiaTheme="minorEastAsia"/>
          </w:rPr>
          <w:delText>ing</w:delText>
        </w:r>
      </w:del>
      <w:ins w:id="312" w:author="Deniz Ozkundakci" w:date="2026-05-20T03:10:00Z" w16du:dateUtc="2026-05-20T03:10:42Z">
        <w:r w:rsidR="5B725E04" w:rsidRPr="16E86D4F">
          <w:rPr>
            <w:rFonts w:eastAsiaTheme="minorEastAsia"/>
          </w:rPr>
          <w:t>e</w:t>
        </w:r>
      </w:ins>
      <w:r w:rsidR="00BE3D51" w:rsidRPr="16E86D4F">
        <w:rPr>
          <w:rFonts w:eastAsiaTheme="minorEastAsia"/>
        </w:rPr>
        <w:t xml:space="preserve"> greater r</w:t>
      </w:r>
      <w:r w:rsidR="00374732" w:rsidRPr="16E86D4F">
        <w:rPr>
          <w:rFonts w:eastAsiaTheme="minorEastAsia"/>
        </w:rPr>
        <w:t xml:space="preserve">efuge use than eels under both light and dark conditions supports </w:t>
      </w:r>
      <w:commentRangeStart w:id="313"/>
      <w:del w:id="314" w:author="Deniz Ozkundakci" w:date="2026-05-20T03:11:00Z" w16du:dateUtc="2026-05-20T03:11:08Z">
        <w:r w:rsidRPr="16E86D4F" w:rsidDel="00374732">
          <w:rPr>
            <w:rFonts w:eastAsiaTheme="minorEastAsia"/>
          </w:rPr>
          <w:delText>a genuine</w:delText>
        </w:r>
      </w:del>
      <w:commentRangeEnd w:id="313"/>
      <w:r w:rsidRPr="16E86D4F">
        <w:rPr>
          <w:rStyle w:val="CommentReference"/>
          <w:rFonts w:eastAsiaTheme="minorEastAsia"/>
          <w:sz w:val="22"/>
          <w:szCs w:val="22"/>
        </w:rPr>
        <w:commentReference w:id="313"/>
      </w:r>
      <w:ins w:id="315" w:author="Deniz Ozkundakci" w:date="2026-05-20T03:11:00Z" w16du:dateUtc="2026-05-20T03:11:08Z">
        <w:r w:rsidR="2396D2A7" w:rsidRPr="16E86D4F">
          <w:rPr>
            <w:rFonts w:eastAsiaTheme="minorEastAsia"/>
          </w:rPr>
          <w:t xml:space="preserve"> biologically meaningful</w:t>
        </w:r>
      </w:ins>
      <w:r w:rsidR="00374732" w:rsidRPr="16E86D4F">
        <w:rPr>
          <w:rFonts w:eastAsiaTheme="minorEastAsia"/>
        </w:rPr>
        <w:t xml:space="preserve"> difference in NCEs between novel and native predator </w:t>
      </w:r>
      <w:r w:rsidR="001B7734" w:rsidRPr="16E86D4F">
        <w:rPr>
          <w:rFonts w:eastAsiaTheme="minorEastAsia"/>
        </w:rPr>
        <w:t>exposure</w:t>
      </w:r>
      <w:r w:rsidR="00374732" w:rsidRPr="16E86D4F">
        <w:rPr>
          <w:rFonts w:eastAsiaTheme="minorEastAsia"/>
        </w:rPr>
        <w:t>.</w:t>
      </w:r>
    </w:p>
    <w:p w14:paraId="13BF8AF2" w14:textId="008568D8" w:rsidR="002359F0" w:rsidRPr="00F26D83" w:rsidRDefault="002359F0" w:rsidP="16E86D4F">
      <w:pPr>
        <w:spacing w:line="360" w:lineRule="auto"/>
        <w:rPr>
          <w:rFonts w:eastAsiaTheme="minorEastAsia"/>
          <w:lang w:val="en-GB"/>
        </w:rPr>
      </w:pPr>
      <w:r w:rsidRPr="16E86D4F">
        <w:rPr>
          <w:rFonts w:eastAsiaTheme="minorEastAsia"/>
          <w:lang w:val="en-GB"/>
        </w:rPr>
        <w:t xml:space="preserve">In contrast to catfish exposure, kōura reduced their refuge use when exposed to eels. </w:t>
      </w:r>
      <w:commentRangeStart w:id="316"/>
      <w:r w:rsidRPr="16E86D4F">
        <w:rPr>
          <w:rFonts w:eastAsiaTheme="minorEastAsia"/>
          <w:lang w:val="en-GB"/>
        </w:rPr>
        <w:t xml:space="preserve">This likely reflects the co-evolutionary history the two species share, as kōura are able to recognise eel chemical and visual cues and respond in an appropriate rather than precautionary way </w:t>
      </w:r>
      <w:commentRangeEnd w:id="316"/>
      <w:r w:rsidRPr="16E86D4F">
        <w:rPr>
          <w:rStyle w:val="CommentReference"/>
          <w:rFonts w:eastAsiaTheme="minorEastAsia"/>
          <w:sz w:val="22"/>
          <w:szCs w:val="22"/>
          <w:lang w:val="en-GB"/>
        </w:rPr>
        <w:commentReference w:id="316"/>
      </w:r>
      <w:r w:rsidRPr="16E86D4F">
        <w:rPr>
          <w:rFonts w:eastAsiaTheme="minorEastAsia"/>
          <w:lang w:val="en-GB"/>
        </w:rPr>
        <w:t xml:space="preserve">(Shave et al. 1994). Instead of hiding, kōura may rely on contextual information, such as predator size, movement patterns, or chemical concentrations, to modulate their response (Wood &amp; Moore 2020a). </w:t>
      </w:r>
      <w:r w:rsidR="004F7D19" w:rsidRPr="16E86D4F">
        <w:rPr>
          <w:rFonts w:eastAsiaTheme="minorEastAsia"/>
          <w:lang w:val="en-GB"/>
        </w:rPr>
        <w:t xml:space="preserve">This </w:t>
      </w:r>
      <w:ins w:id="317" w:author="Raven, Olivier (Student)" w:date="2026-05-21T11:03:00Z" w16du:dateUtc="2026-05-20T23:03:00Z">
        <w:r w:rsidR="00C84672" w:rsidRPr="00C84672">
          <w:rPr>
            <w:rFonts w:eastAsiaTheme="minorEastAsia"/>
            <w:lang w:val="en-GB"/>
          </w:rPr>
          <w:t xml:space="preserve">proportionate </w:t>
        </w:r>
      </w:ins>
      <w:commentRangeStart w:id="318"/>
      <w:del w:id="319" w:author="Raven, Olivier (Student)" w:date="2026-05-21T11:03:00Z" w16du:dateUtc="2026-05-20T23:03:00Z">
        <w:r w:rsidR="004F7D19" w:rsidRPr="16E86D4F" w:rsidDel="00C84672">
          <w:rPr>
            <w:rFonts w:eastAsiaTheme="minorEastAsia"/>
            <w:lang w:val="en-GB"/>
          </w:rPr>
          <w:delText>calibrated</w:delText>
        </w:r>
      </w:del>
      <w:r w:rsidR="004F7D19" w:rsidRPr="16E86D4F">
        <w:rPr>
          <w:rFonts w:eastAsiaTheme="minorEastAsia"/>
          <w:lang w:val="en-GB"/>
        </w:rPr>
        <w:t xml:space="preserve"> </w:t>
      </w:r>
      <w:commentRangeEnd w:id="318"/>
      <w:r w:rsidR="00C84672" w:rsidRPr="16E86D4F">
        <w:rPr>
          <w:rStyle w:val="CommentReference"/>
          <w:rFonts w:eastAsiaTheme="minorEastAsia"/>
          <w:sz w:val="22"/>
          <w:szCs w:val="22"/>
          <w:lang w:val="en-GB"/>
        </w:rPr>
        <w:commentReference w:id="318"/>
      </w:r>
      <w:r w:rsidR="002F5355" w:rsidRPr="16E86D4F">
        <w:rPr>
          <w:rFonts w:eastAsiaTheme="minorEastAsia"/>
          <w:lang w:val="en-GB"/>
        </w:rPr>
        <w:t xml:space="preserve">response makes ecological sense as longfin eels are the most </w:t>
      </w:r>
      <w:r w:rsidR="00A521FC" w:rsidRPr="16E86D4F">
        <w:rPr>
          <w:rFonts w:eastAsiaTheme="minorEastAsia"/>
          <w:lang w:val="en-GB"/>
        </w:rPr>
        <w:t>widely</w:t>
      </w:r>
      <w:r w:rsidR="002F5355" w:rsidRPr="16E86D4F">
        <w:rPr>
          <w:rFonts w:eastAsiaTheme="minorEastAsia"/>
          <w:lang w:val="en-GB"/>
        </w:rPr>
        <w:t xml:space="preserve"> distributed fis</w:t>
      </w:r>
      <w:r w:rsidR="00596DBD" w:rsidRPr="16E86D4F">
        <w:rPr>
          <w:rFonts w:eastAsiaTheme="minorEastAsia"/>
          <w:lang w:val="en-GB"/>
        </w:rPr>
        <w:t xml:space="preserve">h in </w:t>
      </w:r>
      <w:r w:rsidR="00596DBD" w:rsidRPr="16E86D4F">
        <w:rPr>
          <w:rFonts w:eastAsiaTheme="minorEastAsia"/>
        </w:rPr>
        <w:t>Aotearoa's freshwaters (McDowall 1990), and a</w:t>
      </w:r>
      <w:ins w:id="320" w:author="Raven, Olivier (Student)" w:date="2026-05-20T16:38:00Z" w16du:dateUtc="2026-05-20T04:38:00Z">
        <w:r w:rsidR="00654A4B">
          <w:rPr>
            <w:rFonts w:eastAsiaTheme="minorEastAsia"/>
          </w:rPr>
          <w:t xml:space="preserve"> persistent high-intensity refuge response to eels would likely impose subst</w:t>
        </w:r>
        <w:r w:rsidR="006244ED">
          <w:rPr>
            <w:rFonts w:eastAsiaTheme="minorEastAsia"/>
          </w:rPr>
          <w:t>antial foraging costs</w:t>
        </w:r>
      </w:ins>
      <w:del w:id="321" w:author="Raven, Olivier (Student)" w:date="2026-05-20T16:37:00Z" w16du:dateUtc="2026-05-20T04:37:00Z">
        <w:r w:rsidR="00596DBD" w:rsidRPr="16E86D4F" w:rsidDel="00173260">
          <w:rPr>
            <w:rFonts w:eastAsiaTheme="minorEastAsia"/>
          </w:rPr>
          <w:delText xml:space="preserve"> kōura </w:delText>
        </w:r>
        <w:r w:rsidR="00E55BE9" w:rsidRPr="16E86D4F" w:rsidDel="00173260">
          <w:rPr>
            <w:rFonts w:eastAsiaTheme="minorEastAsia"/>
          </w:rPr>
          <w:delText>living</w:delText>
        </w:r>
        <w:r w:rsidR="00596DBD" w:rsidRPr="16E86D4F" w:rsidDel="00173260">
          <w:rPr>
            <w:rFonts w:eastAsiaTheme="minorEastAsia"/>
          </w:rPr>
          <w:delText xml:space="preserve"> in </w:delText>
        </w:r>
        <w:commentRangeStart w:id="322"/>
        <w:r w:rsidR="00596DBD" w:rsidRPr="16E86D4F" w:rsidDel="00173260">
          <w:rPr>
            <w:rFonts w:eastAsiaTheme="minorEastAsia"/>
          </w:rPr>
          <w:delText xml:space="preserve">constant fear of eels </w:delText>
        </w:r>
        <w:commentRangeEnd w:id="322"/>
        <w:r w:rsidRPr="16E86D4F" w:rsidDel="00173260">
          <w:rPr>
            <w:rStyle w:val="CommentReference"/>
            <w:rFonts w:eastAsiaTheme="minorEastAsia"/>
            <w:sz w:val="22"/>
            <w:szCs w:val="22"/>
          </w:rPr>
          <w:commentReference w:id="322"/>
        </w:r>
        <w:r w:rsidR="00596DBD" w:rsidRPr="16E86D4F" w:rsidDel="00173260">
          <w:rPr>
            <w:rFonts w:eastAsiaTheme="minorEastAsia"/>
          </w:rPr>
          <w:delText xml:space="preserve">would have </w:delText>
        </w:r>
        <w:r w:rsidR="00A521FC" w:rsidRPr="16E86D4F" w:rsidDel="00173260">
          <w:rPr>
            <w:rFonts w:eastAsiaTheme="minorEastAsia"/>
          </w:rPr>
          <w:delText>severely</w:delText>
        </w:r>
        <w:r w:rsidR="00596DBD" w:rsidRPr="16E86D4F" w:rsidDel="00173260">
          <w:rPr>
            <w:rFonts w:eastAsiaTheme="minorEastAsia"/>
          </w:rPr>
          <w:delText xml:space="preserve"> limited opportunity to forage</w:delText>
        </w:r>
      </w:del>
      <w:r w:rsidR="00B56474" w:rsidRPr="16E86D4F">
        <w:rPr>
          <w:rFonts w:eastAsiaTheme="minorEastAsia"/>
        </w:rPr>
        <w:t>.</w:t>
      </w:r>
      <w:r w:rsidR="00596A56" w:rsidRPr="16E86D4F">
        <w:rPr>
          <w:rFonts w:eastAsiaTheme="minorEastAsia"/>
        </w:rPr>
        <w:t xml:space="preserve"> </w:t>
      </w:r>
      <w:r w:rsidR="00B56474" w:rsidRPr="16E86D4F">
        <w:rPr>
          <w:rFonts w:eastAsiaTheme="minorEastAsia"/>
        </w:rPr>
        <w:t>C</w:t>
      </w:r>
      <w:r w:rsidR="00596A56" w:rsidRPr="16E86D4F">
        <w:rPr>
          <w:rFonts w:eastAsiaTheme="minorEastAsia"/>
        </w:rPr>
        <w:t>o-</w:t>
      </w:r>
      <w:r w:rsidR="00A521FC" w:rsidRPr="16E86D4F">
        <w:rPr>
          <w:rFonts w:eastAsiaTheme="minorEastAsia"/>
        </w:rPr>
        <w:t>evolutionary</w:t>
      </w:r>
      <w:r w:rsidR="00596A56" w:rsidRPr="16E86D4F">
        <w:rPr>
          <w:rFonts w:eastAsiaTheme="minorEastAsia"/>
        </w:rPr>
        <w:t xml:space="preserve"> pressure may therefore have favoured a </w:t>
      </w:r>
      <w:r w:rsidR="00E55BE9" w:rsidRPr="16E86D4F">
        <w:rPr>
          <w:rFonts w:eastAsiaTheme="minorEastAsia"/>
        </w:rPr>
        <w:t>nuanced</w:t>
      </w:r>
      <w:r w:rsidR="00596A56" w:rsidRPr="16E86D4F">
        <w:rPr>
          <w:rFonts w:eastAsiaTheme="minorEastAsia"/>
        </w:rPr>
        <w:t xml:space="preserve">, context-dependent response to eels </w:t>
      </w:r>
      <w:r w:rsidR="00E55BE9" w:rsidRPr="16E86D4F">
        <w:rPr>
          <w:rFonts w:eastAsiaTheme="minorEastAsia"/>
        </w:rPr>
        <w:t>rather</w:t>
      </w:r>
      <w:r w:rsidR="00596A56" w:rsidRPr="16E86D4F">
        <w:rPr>
          <w:rFonts w:eastAsiaTheme="minorEastAsia"/>
        </w:rPr>
        <w:t xml:space="preserve"> than a </w:t>
      </w:r>
      <w:r w:rsidR="00745685" w:rsidRPr="16E86D4F">
        <w:rPr>
          <w:rFonts w:eastAsiaTheme="minorEastAsia"/>
        </w:rPr>
        <w:t xml:space="preserve">blanket </w:t>
      </w:r>
      <w:r w:rsidR="00A521FC" w:rsidRPr="16E86D4F">
        <w:rPr>
          <w:rFonts w:eastAsiaTheme="minorEastAsia"/>
        </w:rPr>
        <w:t xml:space="preserve">avoidance strategy. </w:t>
      </w:r>
      <w:r w:rsidRPr="16E86D4F">
        <w:rPr>
          <w:rFonts w:eastAsiaTheme="minorEastAsia"/>
          <w:lang w:val="en-GB"/>
        </w:rPr>
        <w:t>This pattern was most pronounced in the dark conditions, where all three treatments began similarly but changed progressively over the course of the experiment</w:t>
      </w:r>
      <w:r w:rsidR="007B33D5" w:rsidRPr="16E86D4F">
        <w:rPr>
          <w:rFonts w:eastAsiaTheme="minorEastAsia"/>
          <w:lang w:val="en-GB"/>
        </w:rPr>
        <w:t xml:space="preserve">. </w:t>
      </w:r>
      <w:r w:rsidR="00455DD8" w:rsidRPr="16E86D4F">
        <w:rPr>
          <w:rFonts w:eastAsiaTheme="minorEastAsia"/>
        </w:rPr>
        <w:t xml:space="preserve">The catfish treatment steadily increased </w:t>
      </w:r>
      <w:r w:rsidRPr="16E86D4F">
        <w:rPr>
          <w:rFonts w:eastAsiaTheme="minorEastAsia"/>
          <w:lang w:val="en-GB"/>
        </w:rPr>
        <w:t>in refuge use, while eel treatment stayed alongside the control, declining to baseline levels by the end of the during period. This suggests that under conditions most relevant to kōura natural activity, chemical recognition of the familiar eel predator is sufficient to enable a calibrated, low-cost response, while the unfamiliar catfish continues to elicit sustained precautionary refuge use (Shave et al. 1994; Wood &amp; Moore 2020b).</w:t>
      </w:r>
      <w:r w:rsidRPr="16E86D4F">
        <w:rPr>
          <w:lang w:val="en-GB"/>
        </w:rPr>
        <w:t xml:space="preserve"> </w:t>
      </w:r>
      <w:r w:rsidRPr="16E86D4F">
        <w:rPr>
          <w:rFonts w:eastAsiaTheme="minorEastAsia"/>
          <w:lang w:val="en-GB"/>
        </w:rPr>
        <w:t xml:space="preserve">Beyond predator recognition, </w:t>
      </w:r>
      <w:r w:rsidR="00EC4DFF" w:rsidRPr="16E86D4F">
        <w:rPr>
          <w:rFonts w:eastAsiaTheme="minorEastAsia"/>
          <w:lang w:val="en-GB"/>
        </w:rPr>
        <w:t xml:space="preserve">the reduced refuge use observed in eel-exposed kōura may not simply reflect a lack of response, but could instead represent active </w:t>
      </w:r>
      <w:commentRangeStart w:id="323"/>
      <w:r w:rsidR="00B311B0" w:rsidRPr="16E86D4F">
        <w:rPr>
          <w:rFonts w:eastAsiaTheme="minorEastAsia"/>
          <w:lang w:val="en-GB"/>
        </w:rPr>
        <w:t>e</w:t>
      </w:r>
      <w:r w:rsidR="00EC4DFF" w:rsidRPr="16E86D4F">
        <w:rPr>
          <w:rFonts w:eastAsiaTheme="minorEastAsia"/>
          <w:lang w:val="en-GB"/>
        </w:rPr>
        <w:t>scape</w:t>
      </w:r>
      <w:r w:rsidR="00760DB9" w:rsidRPr="16E86D4F">
        <w:rPr>
          <w:rFonts w:eastAsiaTheme="minorEastAsia"/>
          <w:lang w:val="en-GB"/>
        </w:rPr>
        <w:t>-</w:t>
      </w:r>
      <w:r w:rsidR="00B311B0" w:rsidRPr="16E86D4F">
        <w:rPr>
          <w:rFonts w:eastAsiaTheme="minorEastAsia"/>
          <w:lang w:val="en-GB"/>
        </w:rPr>
        <w:t>searching</w:t>
      </w:r>
      <w:r w:rsidR="00760DB9" w:rsidRPr="16E86D4F">
        <w:rPr>
          <w:rFonts w:eastAsiaTheme="minorEastAsia"/>
          <w:lang w:val="en-GB"/>
        </w:rPr>
        <w:t xml:space="preserve"> behaviour, kōura moving away from an area where they perceived themselves as </w:t>
      </w:r>
      <w:r w:rsidR="00760DB9" w:rsidRPr="16E86D4F">
        <w:rPr>
          <w:rFonts w:eastAsiaTheme="minorEastAsia"/>
          <w:lang w:val="en-GB"/>
        </w:rPr>
        <w:lastRenderedPageBreak/>
        <w:t xml:space="preserve">vulnerable </w:t>
      </w:r>
      <w:r w:rsidR="00B46A4D" w:rsidRPr="16E86D4F">
        <w:rPr>
          <w:rFonts w:eastAsiaTheme="minorEastAsia"/>
        </w:rPr>
        <w:t>in the confined tank space</w:t>
      </w:r>
      <w:commentRangeEnd w:id="323"/>
      <w:r w:rsidRPr="16E86D4F">
        <w:rPr>
          <w:rStyle w:val="CommentReference"/>
          <w:rFonts w:eastAsiaTheme="minorEastAsia"/>
          <w:sz w:val="22"/>
          <w:szCs w:val="22"/>
        </w:rPr>
        <w:commentReference w:id="323"/>
      </w:r>
      <w:r w:rsidR="00B46A4D" w:rsidRPr="16E86D4F">
        <w:rPr>
          <w:rFonts w:eastAsiaTheme="minorEastAsia"/>
        </w:rPr>
        <w:t>, rather than retreating to a refuge</w:t>
      </w:r>
      <w:ins w:id="324" w:author="Raven, Olivier (Student)" w:date="2026-05-20T16:57:00Z" w16du:dateUtc="2026-05-20T04:57:00Z">
        <w:r w:rsidR="00ED41C9">
          <w:rPr>
            <w:rFonts w:eastAsiaTheme="minorEastAsia"/>
          </w:rPr>
          <w:t>.</w:t>
        </w:r>
      </w:ins>
      <w:r w:rsidR="00B46A4D" w:rsidRPr="16E86D4F">
        <w:rPr>
          <w:rFonts w:eastAsiaTheme="minorEastAsia"/>
        </w:rPr>
        <w:t xml:space="preserve"> </w:t>
      </w:r>
      <w:del w:id="325" w:author="Raven, Olivier (Student)" w:date="2026-05-20T16:57:00Z" w16du:dateUtc="2026-05-20T04:57:00Z">
        <w:r w:rsidR="00B46A4D" w:rsidRPr="16E86D4F" w:rsidDel="00ED41C9">
          <w:rPr>
            <w:rFonts w:eastAsiaTheme="minorEastAsia"/>
          </w:rPr>
          <w:delText>that may offer limited protection against a predator capable of pursuing prey into confined spaces.</w:delText>
        </w:r>
      </w:del>
    </w:p>
    <w:p w14:paraId="4AFF3E12" w14:textId="615CAA3F" w:rsidR="69ACA71B" w:rsidRPr="00F26D83" w:rsidRDefault="69ACA71B" w:rsidP="69ACA71B">
      <w:pPr>
        <w:spacing w:line="360" w:lineRule="auto"/>
        <w:rPr>
          <w:rFonts w:eastAsiaTheme="minorEastAsia"/>
          <w:b/>
          <w:bCs/>
          <w:lang w:val="en-GB"/>
        </w:rPr>
      </w:pPr>
      <w:r w:rsidRPr="00F26D83">
        <w:rPr>
          <w:rFonts w:eastAsiaTheme="minorEastAsia"/>
          <w:b/>
          <w:bCs/>
          <w:lang w:val="en-GB"/>
        </w:rPr>
        <w:t>Feeding</w:t>
      </w:r>
    </w:p>
    <w:p w14:paraId="20DE10DA" w14:textId="22655DD2" w:rsidR="224AD77A" w:rsidRPr="00F26D83" w:rsidRDefault="001F00E9" w:rsidP="008135C1">
      <w:pPr>
        <w:spacing w:line="360" w:lineRule="auto"/>
        <w:rPr>
          <w:rFonts w:eastAsiaTheme="minorEastAsia"/>
          <w:lang w:val="en-GB"/>
        </w:rPr>
      </w:pPr>
      <w:r>
        <w:rPr>
          <w:rFonts w:eastAsiaTheme="minorEastAsia"/>
          <w:lang w:val="en-GB"/>
        </w:rPr>
        <w:t xml:space="preserve">NCEs are not a single process but emerge from </w:t>
      </w:r>
      <w:r w:rsidR="004B3DB8">
        <w:rPr>
          <w:rFonts w:eastAsiaTheme="minorEastAsia"/>
          <w:lang w:val="en-GB"/>
        </w:rPr>
        <w:t xml:space="preserve">the interaction between sensory ecology and environmental context, </w:t>
      </w:r>
      <w:r w:rsidR="000F55DB">
        <w:rPr>
          <w:rFonts w:eastAsiaTheme="minorEastAsia"/>
          <w:lang w:val="en-GB"/>
        </w:rPr>
        <w:t>and the absence of a kairomone effect on feeding in this study likely reflects a combination of metho</w:t>
      </w:r>
      <w:r w:rsidR="00B61038">
        <w:rPr>
          <w:rFonts w:eastAsiaTheme="minorEastAsia"/>
          <w:lang w:val="en-GB"/>
        </w:rPr>
        <w:t>do</w:t>
      </w:r>
      <w:r w:rsidR="000F55DB">
        <w:rPr>
          <w:rFonts w:eastAsiaTheme="minorEastAsia"/>
          <w:lang w:val="en-GB"/>
        </w:rPr>
        <w:t>logical constrain</w:t>
      </w:r>
      <w:r w:rsidR="00F0275F">
        <w:rPr>
          <w:rFonts w:eastAsiaTheme="minorEastAsia"/>
          <w:lang w:val="en-GB"/>
        </w:rPr>
        <w:t>t</w:t>
      </w:r>
      <w:r w:rsidR="000F55DB">
        <w:rPr>
          <w:rFonts w:eastAsiaTheme="minorEastAsia"/>
          <w:lang w:val="en-GB"/>
        </w:rPr>
        <w:t>s rat</w:t>
      </w:r>
      <w:r w:rsidR="00530FED">
        <w:rPr>
          <w:rFonts w:eastAsiaTheme="minorEastAsia"/>
          <w:lang w:val="en-GB"/>
        </w:rPr>
        <w:t>her than a</w:t>
      </w:r>
      <w:r w:rsidR="000D6D96">
        <w:rPr>
          <w:rFonts w:eastAsiaTheme="minorEastAsia"/>
          <w:lang w:val="en-GB"/>
        </w:rPr>
        <w:t>n</w:t>
      </w:r>
      <w:r w:rsidR="00530FED">
        <w:rPr>
          <w:rFonts w:eastAsiaTheme="minorEastAsia"/>
          <w:lang w:val="en-GB"/>
        </w:rPr>
        <w:t xml:space="preserve"> absence of NCEs on foraging behaviour. </w:t>
      </w:r>
      <w:r w:rsidR="69ACA71B" w:rsidRPr="00F26D83">
        <w:rPr>
          <w:rFonts w:eastAsiaTheme="minorEastAsia"/>
          <w:lang w:val="en-GB"/>
        </w:rPr>
        <w:t xml:space="preserve">The feeding experiment which unlike the refuge-use experiment, relied purely on non-visual cues, did not demonstrate a clear fish predator NCE on kōura. This may have been due to the concentration of predator kairomones not being high enough to exceed detection thresholds (Brown et al. 2004), the relatively short pre-experiment starvation period for kōura and the restricted time frame of the experiment or a combination of all three factors. Kōura can readily detect necrotic fish tissue and readily leave refuges to scavenge on catfish, eel, and marine fish carcasses with little discrimination between fish species, indicating that chemosensory responses in kōura may depend on cue type, context, and concentration rather than predator identity alone (MacNeil et al. 2025). The concentration of live fish exudates in our experiment </w:t>
      </w:r>
      <w:r w:rsidR="000D77ED">
        <w:rPr>
          <w:rFonts w:eastAsiaTheme="minorEastAsia"/>
          <w:lang w:val="en-GB"/>
        </w:rPr>
        <w:t>relative to natural conditions is difficult to determine, while kairomones were concentrated by confining fish in a bucket, in our experiment</w:t>
      </w:r>
      <w:r w:rsidR="0025411E">
        <w:rPr>
          <w:rFonts w:eastAsiaTheme="minorEastAsia"/>
          <w:lang w:val="en-GB"/>
        </w:rPr>
        <w:t xml:space="preserve">al tanks they were subsequently diluted in 5 L of water and not replenished over 24 hours. </w:t>
      </w:r>
      <w:r w:rsidR="007C3425">
        <w:rPr>
          <w:rFonts w:eastAsiaTheme="minorEastAsia"/>
          <w:lang w:val="en-GB"/>
        </w:rPr>
        <w:t xml:space="preserve">Whether the resulting concentration reflects, </w:t>
      </w:r>
      <w:r w:rsidR="00636910">
        <w:rPr>
          <w:rFonts w:eastAsiaTheme="minorEastAsia"/>
          <w:lang w:val="en-GB"/>
        </w:rPr>
        <w:t>exceeds</w:t>
      </w:r>
      <w:r w:rsidR="007C3425">
        <w:rPr>
          <w:rFonts w:eastAsiaTheme="minorEastAsia"/>
          <w:lang w:val="en-GB"/>
        </w:rPr>
        <w:t xml:space="preserve"> or falls below ecologically relevant levels in lakes</w:t>
      </w:r>
      <w:r w:rsidR="00C570E8">
        <w:rPr>
          <w:rFonts w:eastAsiaTheme="minorEastAsia"/>
          <w:lang w:val="en-GB"/>
        </w:rPr>
        <w:t xml:space="preserve"> where </w:t>
      </w:r>
      <w:r w:rsidR="00636910">
        <w:rPr>
          <w:rFonts w:eastAsiaTheme="minorEastAsia"/>
          <w:lang w:val="en-GB"/>
        </w:rPr>
        <w:t>kōura</w:t>
      </w:r>
      <w:r w:rsidR="00C570E8">
        <w:rPr>
          <w:rFonts w:eastAsiaTheme="minorEastAsia"/>
          <w:lang w:val="en-GB"/>
        </w:rPr>
        <w:t xml:space="preserve"> and predators coexist remains unclear, and future studies should attempt to quantify natural </w:t>
      </w:r>
      <w:r w:rsidR="00636910">
        <w:rPr>
          <w:rFonts w:eastAsiaTheme="minorEastAsia"/>
          <w:lang w:val="en-GB"/>
        </w:rPr>
        <w:t>kairomone</w:t>
      </w:r>
      <w:r w:rsidR="00C570E8">
        <w:rPr>
          <w:rFonts w:eastAsiaTheme="minorEastAsia"/>
          <w:lang w:val="en-GB"/>
        </w:rPr>
        <w:t xml:space="preserve"> </w:t>
      </w:r>
      <w:r w:rsidR="00636910">
        <w:rPr>
          <w:rFonts w:eastAsiaTheme="minorEastAsia"/>
          <w:lang w:val="en-GB"/>
        </w:rPr>
        <w:t>concentrations to better calibrate experimental designs</w:t>
      </w:r>
      <w:r w:rsidR="69ACA71B" w:rsidRPr="00F26D83">
        <w:rPr>
          <w:rFonts w:eastAsiaTheme="minorEastAsia"/>
          <w:lang w:val="en-GB"/>
        </w:rPr>
        <w:t xml:space="preserve"> (Achtymichuk et al. 2025). In addition, many crayfishes show a stronger response to alarm cues of conspecifics (Stebbing et al. 2010; Gherardi et al. 2011; Ramberg-Pihl &amp; Yurewicz 2020), and to kairomones from predators on a conspecifics diet (Beattie &amp; Moore 2018). Fish predators in our experiments were kept for a prolonged period on the same diet as kōura, which may have further diminished or blunted the threatening nature of signals received from kairomones</w:t>
      </w:r>
      <w:r w:rsidR="00B234C0">
        <w:rPr>
          <w:rFonts w:eastAsiaTheme="minorEastAsia"/>
          <w:lang w:val="en-GB"/>
        </w:rPr>
        <w:t xml:space="preserve"> </w:t>
      </w:r>
      <w:r w:rsidR="00B234C0" w:rsidRPr="00B234C0">
        <w:rPr>
          <w:rFonts w:eastAsiaTheme="minorEastAsia"/>
        </w:rPr>
        <w:t>(Smee &amp; Weissburg 2006)</w:t>
      </w:r>
      <w:r w:rsidR="69ACA71B" w:rsidRPr="00F26D83">
        <w:rPr>
          <w:rFonts w:eastAsiaTheme="minorEastAsia"/>
          <w:lang w:val="en-GB"/>
        </w:rPr>
        <w:t xml:space="preserve">. </w:t>
      </w:r>
      <w:r w:rsidR="00CC29D2" w:rsidRPr="00CC29D2">
        <w:rPr>
          <w:rFonts w:eastAsiaTheme="minorEastAsia"/>
        </w:rPr>
        <w:t>Furthermore</w:t>
      </w:r>
      <w:r w:rsidR="69ACA71B" w:rsidRPr="00F26D83">
        <w:rPr>
          <w:rFonts w:eastAsiaTheme="minorEastAsia"/>
          <w:lang w:val="en-GB"/>
        </w:rPr>
        <w:t xml:space="preserve">, the pre-experiment starvation period for kōura may have been insufficient to elicit a very strong feeding response, as crayfish such as kōura are opportunistic </w:t>
      </w:r>
      <w:r w:rsidR="00FE3361">
        <w:rPr>
          <w:rFonts w:eastAsiaTheme="minorEastAsia"/>
          <w:lang w:val="en-GB"/>
        </w:rPr>
        <w:t>foragers</w:t>
      </w:r>
      <w:r w:rsidR="69ACA71B" w:rsidRPr="00F26D83">
        <w:rPr>
          <w:rFonts w:eastAsiaTheme="minorEastAsia"/>
          <w:lang w:val="en-GB"/>
        </w:rPr>
        <w:t xml:space="preserve"> which are necessarily adapted to going for prolonged periods without feeding (Hazlett 2003). </w:t>
      </w:r>
      <w:r w:rsidR="69ACA71B" w:rsidRPr="00F26D83">
        <w:rPr>
          <w:rFonts w:ascii="Calibri" w:eastAsia="Calibri" w:hAnsi="Calibri" w:cs="Calibri"/>
          <w:lang w:val="en-GB"/>
        </w:rPr>
        <w:t xml:space="preserve">The length of time since feeding can influence foraging behaviour, with previous studies indicating that crayfish will be more active foragers after being starved for at least </w:t>
      </w:r>
      <w:r w:rsidR="00C833EC" w:rsidRPr="00F26D83">
        <w:rPr>
          <w:rFonts w:ascii="Calibri" w:eastAsia="Calibri" w:hAnsi="Calibri" w:cs="Calibri"/>
          <w:lang w:val="en-GB"/>
        </w:rPr>
        <w:t>three</w:t>
      </w:r>
      <w:r w:rsidR="69ACA71B" w:rsidRPr="00F26D83">
        <w:rPr>
          <w:rFonts w:ascii="Calibri" w:eastAsia="Calibri" w:hAnsi="Calibri" w:cs="Calibri"/>
          <w:lang w:val="en-GB"/>
        </w:rPr>
        <w:t xml:space="preserve"> days (</w:t>
      </w:r>
      <w:r w:rsidR="69ACA71B" w:rsidRPr="00F26D83">
        <w:rPr>
          <w:rFonts w:eastAsiaTheme="minorEastAsia"/>
          <w:lang w:val="en-GB"/>
        </w:rPr>
        <w:t>Hazlett 2003</w:t>
      </w:r>
      <w:r w:rsidR="69ACA71B" w:rsidRPr="00F26D83">
        <w:rPr>
          <w:rFonts w:ascii="Calibri" w:eastAsia="Calibri" w:hAnsi="Calibri" w:cs="Calibri"/>
          <w:lang w:val="en-GB"/>
        </w:rPr>
        <w:t xml:space="preserve">). In the current study, the longest starvation period was </w:t>
      </w:r>
      <w:r w:rsidR="00C833EC" w:rsidRPr="00F26D83">
        <w:rPr>
          <w:rFonts w:ascii="Calibri" w:eastAsia="Calibri" w:hAnsi="Calibri" w:cs="Calibri"/>
          <w:lang w:val="en-GB"/>
        </w:rPr>
        <w:t>four</w:t>
      </w:r>
      <w:r w:rsidR="69ACA71B" w:rsidRPr="00F26D83">
        <w:rPr>
          <w:rFonts w:ascii="Calibri" w:eastAsia="Calibri" w:hAnsi="Calibri" w:cs="Calibri"/>
          <w:lang w:val="en-GB"/>
        </w:rPr>
        <w:t xml:space="preserve"> days and at this point there was a clear discrepancy between the control feeding rate and the much lower feeding rates in the two fish treatments. Allowing for ethics and welfare concerns, if we had extended the starvation period, this may have elicited a stronger and prolonged response. </w:t>
      </w:r>
      <w:r w:rsidR="004719C3" w:rsidRPr="004719C3">
        <w:rPr>
          <w:rFonts w:ascii="Calibri" w:eastAsia="Calibri" w:hAnsi="Calibri" w:cs="Calibri"/>
        </w:rPr>
        <w:t xml:space="preserve">Additionally, the stress of confinement in an artificial setting may itself have altered normal </w:t>
      </w:r>
      <w:r w:rsidR="004719C3" w:rsidRPr="004719C3">
        <w:rPr>
          <w:rFonts w:ascii="Calibri" w:eastAsia="Calibri" w:hAnsi="Calibri" w:cs="Calibri"/>
        </w:rPr>
        <w:lastRenderedPageBreak/>
        <w:t>kōura feeding responses, as elevated baseline stress hormones are known to modify foraging behaviour independently of predator cue exposure (Clinchy et al. 2013).</w:t>
      </w:r>
      <w:r w:rsidR="004719C3">
        <w:rPr>
          <w:rFonts w:ascii="Calibri" w:eastAsia="Calibri" w:hAnsi="Calibri" w:cs="Calibri"/>
        </w:rPr>
        <w:t xml:space="preserve"> </w:t>
      </w:r>
      <w:r w:rsidR="003E5A71">
        <w:rPr>
          <w:rFonts w:eastAsiaTheme="minorEastAsia"/>
        </w:rPr>
        <w:t>Finally</w:t>
      </w:r>
      <w:r w:rsidR="00B7708B" w:rsidRPr="00B7708B">
        <w:rPr>
          <w:rFonts w:eastAsiaTheme="minorEastAsia"/>
        </w:rPr>
        <w:t>, feeding was measured as a single endpoint after 24 hours, providing no information on whether kōura initially suppressed feeding after kairomone exposure before eventually resuming normal feeding activity</w:t>
      </w:r>
      <w:r w:rsidR="00B7708B" w:rsidRPr="00B7708B">
        <w:rPr>
          <w:rFonts w:eastAsiaTheme="minorEastAsia"/>
          <w:lang w:val="en-GB"/>
        </w:rPr>
        <w:t xml:space="preserve"> </w:t>
      </w:r>
      <w:r w:rsidR="69ACA71B" w:rsidRPr="00F26D83">
        <w:rPr>
          <w:rFonts w:eastAsiaTheme="minorEastAsia"/>
          <w:lang w:val="en-GB"/>
        </w:rPr>
        <w:t xml:space="preserve">(Wright et al. 2010). </w:t>
      </w:r>
      <w:r w:rsidR="00BE7985" w:rsidRPr="00BE7985">
        <w:rPr>
          <w:rFonts w:eastAsiaTheme="minorEastAsia"/>
        </w:rPr>
        <w:t>Further experiments using higher kairomone concentrations, longer starvation periods, and continuous feeding monitoring would help clarify whether non-visual predator cues generate NCEs on kōura foraging behaviour.</w:t>
      </w:r>
    </w:p>
    <w:p w14:paraId="4E74B5B3" w14:textId="6728E476" w:rsidR="000D4342" w:rsidRPr="00F26D83" w:rsidRDefault="37CF2230" w:rsidP="37CF2230">
      <w:pPr>
        <w:spacing w:line="360" w:lineRule="auto"/>
        <w:rPr>
          <w:rFonts w:eastAsiaTheme="minorEastAsia"/>
          <w:b/>
          <w:bCs/>
          <w:lang w:val="en-GB"/>
        </w:rPr>
      </w:pPr>
      <w:r w:rsidRPr="37CF2230">
        <w:rPr>
          <w:rFonts w:eastAsiaTheme="minorEastAsia"/>
          <w:b/>
          <w:bCs/>
          <w:lang w:val="en-GB"/>
        </w:rPr>
        <w:t>Conclusions</w:t>
      </w:r>
    </w:p>
    <w:p w14:paraId="20EAF9AB" w14:textId="38E57D1A" w:rsidR="0088087D" w:rsidRPr="00837DD8" w:rsidRDefault="00B6534B" w:rsidP="16E86D4F">
      <w:pPr>
        <w:spacing w:line="360" w:lineRule="auto"/>
        <w:rPr>
          <w:rFonts w:eastAsiaTheme="minorEastAsia"/>
        </w:rPr>
      </w:pPr>
      <w:commentRangeStart w:id="326"/>
      <w:r w:rsidRPr="16E86D4F">
        <w:rPr>
          <w:rFonts w:eastAsiaTheme="minorEastAsia"/>
        </w:rPr>
        <w:t>As ecosystems become increasingly novel under global change, the reliability of historical predator–prey cues may decline, amplifying behavioural mismatches</w:t>
      </w:r>
      <w:commentRangeEnd w:id="326"/>
      <w:r w:rsidRPr="16E86D4F">
        <w:rPr>
          <w:rStyle w:val="CommentReference"/>
          <w:rFonts w:eastAsiaTheme="minorEastAsia"/>
          <w:sz w:val="22"/>
          <w:szCs w:val="22"/>
        </w:rPr>
        <w:commentReference w:id="326"/>
      </w:r>
      <w:r w:rsidR="00837DD8" w:rsidRPr="16E86D4F">
        <w:rPr>
          <w:rFonts w:eastAsiaTheme="minorEastAsia"/>
        </w:rPr>
        <w:t xml:space="preserve"> (</w:t>
      </w:r>
      <w:r w:rsidR="00D5433D" w:rsidRPr="16E86D4F">
        <w:rPr>
          <w:rFonts w:eastAsiaTheme="minorEastAsia"/>
        </w:rPr>
        <w:t>Sih et al. 2011</w:t>
      </w:r>
      <w:r w:rsidR="00837DD8" w:rsidRPr="16E86D4F">
        <w:rPr>
          <w:rFonts w:eastAsiaTheme="minorEastAsia"/>
        </w:rPr>
        <w:t>)</w:t>
      </w:r>
      <w:r w:rsidR="5AAB0A4D" w:rsidRPr="16E86D4F">
        <w:rPr>
          <w:rFonts w:eastAsiaTheme="minorEastAsia"/>
        </w:rPr>
        <w:t xml:space="preserve">. </w:t>
      </w:r>
      <w:r w:rsidR="5AAB0A4D" w:rsidRPr="16E86D4F">
        <w:rPr>
          <w:rFonts w:eastAsiaTheme="minorEastAsia"/>
          <w:lang w:val="en-GB"/>
        </w:rPr>
        <w:t xml:space="preserve">This study provides experimental evidence that the invasive brown bullhead catfish exerts stronger NCEs on the native freshwater crayfish kōura than the </w:t>
      </w:r>
      <w:del w:id="327" w:author="Guest User" w:date="2026-05-20T05:02:00Z" w16du:dateUtc="2026-05-20T05:02:05Z">
        <w:r w:rsidR="5AAB0A4D" w:rsidRPr="16E86D4F">
          <w:rPr>
            <w:rFonts w:eastAsiaTheme="minorEastAsia"/>
            <w:lang w:val="en-GB"/>
          </w:rPr>
          <w:delText>co-evolve</w:delText>
        </w:r>
      </w:del>
      <w:del w:id="328" w:author="Guest User" w:date="2026-05-20T05:02:00Z" w16du:dateUtc="2026-05-20T05:02:06Z">
        <w:r w:rsidR="5AAB0A4D" w:rsidRPr="16E86D4F">
          <w:rPr>
            <w:rFonts w:eastAsiaTheme="minorEastAsia"/>
            <w:lang w:val="en-GB"/>
          </w:rPr>
          <w:delText xml:space="preserve">d </w:delText>
        </w:r>
      </w:del>
      <w:r w:rsidR="5AAB0A4D" w:rsidRPr="16E86D4F">
        <w:rPr>
          <w:rFonts w:eastAsiaTheme="minorEastAsia"/>
          <w:lang w:val="en-GB"/>
        </w:rPr>
        <w:t xml:space="preserve">native longfin eel. The heightened refuge-seeking response to catfish likely reflects a generalised antipredator response triggered by unfamiliar chemical and visual cues, consistent with a fear generalisation framework. In contrast, the reduced response to eels suggests that co-evolutionary experience enables kōura to make more </w:t>
      </w:r>
      <w:commentRangeStart w:id="329"/>
      <w:r w:rsidR="5AAB0A4D" w:rsidRPr="16E86D4F">
        <w:rPr>
          <w:rFonts w:eastAsiaTheme="minorEastAsia"/>
          <w:lang w:val="en-GB"/>
        </w:rPr>
        <w:t xml:space="preserve">calibrated </w:t>
      </w:r>
      <w:commentRangeEnd w:id="329"/>
      <w:r w:rsidRPr="16E86D4F">
        <w:rPr>
          <w:rStyle w:val="CommentReference"/>
          <w:rFonts w:eastAsiaTheme="minorEastAsia"/>
          <w:sz w:val="22"/>
          <w:szCs w:val="22"/>
          <w:lang w:val="en-GB"/>
        </w:rPr>
        <w:commentReference w:id="329"/>
      </w:r>
      <w:r w:rsidR="5AAB0A4D" w:rsidRPr="16E86D4F">
        <w:rPr>
          <w:rFonts w:eastAsiaTheme="minorEastAsia"/>
          <w:lang w:val="en-GB"/>
        </w:rPr>
        <w:t xml:space="preserve">risk assessments. </w:t>
      </w:r>
      <w:commentRangeStart w:id="330"/>
      <w:r w:rsidR="5AAB0A4D" w:rsidRPr="16E86D4F">
        <w:rPr>
          <w:rFonts w:eastAsiaTheme="minorEastAsia"/>
          <w:lang w:val="en-GB"/>
        </w:rPr>
        <w:t>Comparative studies of kōura sourced from catfish</w:t>
      </w:r>
      <w:r w:rsidR="001E617A" w:rsidRPr="16E86D4F">
        <w:rPr>
          <w:rFonts w:eastAsiaTheme="minorEastAsia"/>
          <w:lang w:val="en-GB"/>
        </w:rPr>
        <w:t>-</w:t>
      </w:r>
      <w:r w:rsidR="5AAB0A4D" w:rsidRPr="16E86D4F">
        <w:rPr>
          <w:rFonts w:eastAsiaTheme="minorEastAsia"/>
          <w:lang w:val="en-GB"/>
        </w:rPr>
        <w:t xml:space="preserve">invaded versus catfish-free catchments would be worthwhile to assess whether repeated exposure over multiple generations has resulted in rapid </w:t>
      </w:r>
      <w:r w:rsidR="5AAB0A4D" w:rsidRPr="16E86D4F">
        <w:rPr>
          <w:rFonts w:eastAsiaTheme="minorEastAsia"/>
        </w:rPr>
        <w:t>evolution or behavioural plasticity in antipredator responses, and whether catfish-experienced kōura show more calibrated responses to catfish presence than naïve kōura</w:t>
      </w:r>
      <w:commentRangeEnd w:id="330"/>
      <w:r w:rsidRPr="16E86D4F">
        <w:rPr>
          <w:rStyle w:val="CommentReference"/>
          <w:rFonts w:eastAsiaTheme="minorEastAsia"/>
          <w:sz w:val="22"/>
          <w:szCs w:val="22"/>
        </w:rPr>
        <w:commentReference w:id="330"/>
      </w:r>
      <w:r w:rsidR="5AAB0A4D" w:rsidRPr="16E86D4F">
        <w:rPr>
          <w:rFonts w:eastAsiaTheme="minorEastAsia"/>
        </w:rPr>
        <w:t>.</w:t>
      </w:r>
      <w:r w:rsidR="5AAB0A4D" w:rsidRPr="16E86D4F">
        <w:rPr>
          <w:rFonts w:eastAsiaTheme="minorEastAsia"/>
          <w:lang w:val="en-GB"/>
        </w:rPr>
        <w:t xml:space="preserve"> Such </w:t>
      </w:r>
      <w:r w:rsidR="5AAB0A4D" w:rsidRPr="16E86D4F">
        <w:rPr>
          <w:rFonts w:eastAsiaTheme="minorEastAsia"/>
        </w:rPr>
        <w:t>evolutionary dynamics could have important implications for predicting kōura persistence in catfish-invaded systems (Sih et al. 2010). From a management perspective, translocation of kōura from catfish-experienced source populations into catchments facing imminent catfish invasion may represent a more feasible strategy for seeding populations with individuals capable of more calibrated responses</w:t>
      </w:r>
      <w:r w:rsidR="5AAB0A4D" w:rsidRPr="16E86D4F">
        <w:rPr>
          <w:rFonts w:eastAsiaTheme="minorEastAsia"/>
          <w:lang w:val="en-GB"/>
        </w:rPr>
        <w:t xml:space="preserve">. Although we found no significant NCE of fish exudates on feeding behaviour, our study suggests further investigations of non-visual </w:t>
      </w:r>
      <w:r w:rsidR="00BA648B" w:rsidRPr="16E86D4F">
        <w:rPr>
          <w:rFonts w:eastAsiaTheme="minorEastAsia"/>
          <w:lang w:val="en-GB"/>
        </w:rPr>
        <w:t xml:space="preserve">predator </w:t>
      </w:r>
      <w:r w:rsidR="5AAB0A4D" w:rsidRPr="16E86D4F">
        <w:rPr>
          <w:rFonts w:eastAsiaTheme="minorEastAsia"/>
          <w:lang w:val="en-GB"/>
        </w:rPr>
        <w:t xml:space="preserve">cues </w:t>
      </w:r>
      <w:r w:rsidR="00BA648B" w:rsidRPr="16E86D4F">
        <w:rPr>
          <w:rFonts w:eastAsiaTheme="minorEastAsia"/>
          <w:lang w:val="en-GB"/>
        </w:rPr>
        <w:t xml:space="preserve">on kōura </w:t>
      </w:r>
      <w:r w:rsidR="00AB41B8" w:rsidRPr="16E86D4F">
        <w:rPr>
          <w:rFonts w:eastAsiaTheme="minorEastAsia"/>
          <w:lang w:val="en-GB"/>
        </w:rPr>
        <w:t>foraging behaviour is warranted</w:t>
      </w:r>
      <w:r w:rsidR="5AAB0A4D" w:rsidRPr="16E86D4F">
        <w:rPr>
          <w:rFonts w:eastAsiaTheme="minorEastAsia"/>
          <w:lang w:val="en-GB"/>
        </w:rPr>
        <w:t>. Because kōura are keystone species and ecosystem engineers, even a small increase in refuge use driven by catfish presence could have cascading effects on sediment dynamics, decomposition, and nutrient cycling in invaded lakes. As brown bullhead catfish continue to spread across Aotearoa’s rivers and lakes, management strategies aimed at protecting kōura should account for the behavioural cost of catfish NCEs alongside direct predation pressure as an underappreciated and ecologically significant dimension to this invasion.</w:t>
      </w:r>
    </w:p>
    <w:p w14:paraId="086896A5" w14:textId="77777777" w:rsidR="00C85B57" w:rsidRPr="00F26D83" w:rsidRDefault="00C85B57" w:rsidP="008135C1">
      <w:pPr>
        <w:spacing w:line="360" w:lineRule="auto"/>
        <w:rPr>
          <w:rFonts w:eastAsiaTheme="minorEastAsia" w:cstheme="minorHAnsi"/>
          <w:lang w:val="en-GB"/>
        </w:rPr>
      </w:pPr>
    </w:p>
    <w:p w14:paraId="7D2F6208" w14:textId="77777777" w:rsidR="00C32783" w:rsidRPr="00F26D83" w:rsidRDefault="00C32783" w:rsidP="008135C1">
      <w:pPr>
        <w:spacing w:before="120" w:line="360" w:lineRule="auto"/>
        <w:rPr>
          <w:b/>
          <w:bCs/>
          <w:lang w:val="en-GB"/>
        </w:rPr>
      </w:pPr>
      <w:r w:rsidRPr="00F26D83">
        <w:rPr>
          <w:b/>
          <w:bCs/>
          <w:lang w:val="en-GB"/>
        </w:rPr>
        <w:t>Acknowledgements</w:t>
      </w:r>
    </w:p>
    <w:p w14:paraId="2A3D23B9" w14:textId="406B5BC7" w:rsidR="00B121E0" w:rsidRPr="00F26D83" w:rsidRDefault="00B121E0" w:rsidP="008135C1">
      <w:pPr>
        <w:spacing w:before="120" w:line="360" w:lineRule="auto"/>
        <w:rPr>
          <w:lang w:val="en-GB"/>
        </w:rPr>
      </w:pPr>
      <w:r w:rsidRPr="00F26D83">
        <w:rPr>
          <w:lang w:val="en-GB"/>
        </w:rPr>
        <w:lastRenderedPageBreak/>
        <w:t>We thank Te Arawa Lakes Trust and Te Komiti Whakahaere for the opportunity to</w:t>
      </w:r>
      <w:r w:rsidR="00DF41DB" w:rsidRPr="00F26D83">
        <w:rPr>
          <w:lang w:val="en-GB"/>
        </w:rPr>
        <w:t xml:space="preserve"> collect and</w:t>
      </w:r>
      <w:r w:rsidRPr="00F26D83">
        <w:rPr>
          <w:lang w:val="en-GB"/>
        </w:rPr>
        <w:t xml:space="preserve"> study </w:t>
      </w:r>
      <w:r w:rsidR="00A67D18" w:rsidRPr="00F26D83">
        <w:rPr>
          <w:lang w:val="en-GB"/>
        </w:rPr>
        <w:t xml:space="preserve">the treasured </w:t>
      </w:r>
      <w:r w:rsidRPr="00F26D83">
        <w:rPr>
          <w:lang w:val="en-GB"/>
        </w:rPr>
        <w:t>kōura. We are grateful to Soweeta Fort-D’ath and William Anaru (Te Arawa Lakes Trust), and Tihini Grant (Ngāti Pikiao)</w:t>
      </w:r>
      <w:r w:rsidR="000A2D46" w:rsidRPr="00F26D83">
        <w:rPr>
          <w:lang w:val="en-GB"/>
        </w:rPr>
        <w:t xml:space="preserve">. We also thank </w:t>
      </w:r>
      <w:r w:rsidR="00580FC0" w:rsidRPr="00F26D83">
        <w:rPr>
          <w:lang w:val="en-GB"/>
        </w:rPr>
        <w:t>Nick Ling and Ben Roche</w:t>
      </w:r>
      <w:r w:rsidR="00765D8B" w:rsidRPr="00F26D83">
        <w:rPr>
          <w:lang w:val="en-GB"/>
        </w:rPr>
        <w:t xml:space="preserve"> (University of Waikato)</w:t>
      </w:r>
      <w:r w:rsidR="00580FC0" w:rsidRPr="00F26D83">
        <w:rPr>
          <w:lang w:val="en-GB"/>
        </w:rPr>
        <w:t xml:space="preserve"> </w:t>
      </w:r>
      <w:r w:rsidR="002F7BE2" w:rsidRPr="00F26D83">
        <w:rPr>
          <w:lang w:val="en-GB"/>
        </w:rPr>
        <w:t>for assisting with catfish and eel collection.</w:t>
      </w:r>
      <w:r w:rsidR="001E2963" w:rsidRPr="00F26D83">
        <w:rPr>
          <w:lang w:val="en-GB"/>
        </w:rPr>
        <w:t xml:space="preserve"> </w:t>
      </w:r>
      <w:r w:rsidRPr="00F26D83">
        <w:rPr>
          <w:lang w:val="en-GB"/>
        </w:rPr>
        <w:t>This research was supported by the Fish Futures programme funded through a Ministry of Business, Innovation and Employment grant (CAWX2101).</w:t>
      </w:r>
    </w:p>
    <w:p w14:paraId="06904208" w14:textId="77777777" w:rsidR="00B121E0" w:rsidRPr="00F26D83" w:rsidRDefault="00B121E0" w:rsidP="008135C1">
      <w:pPr>
        <w:spacing w:before="120" w:line="360" w:lineRule="auto"/>
        <w:rPr>
          <w:b/>
          <w:bCs/>
          <w:lang w:val="en-GB"/>
        </w:rPr>
      </w:pPr>
      <w:r w:rsidRPr="00F26D83">
        <w:rPr>
          <w:b/>
          <w:bCs/>
          <w:lang w:val="en-GB"/>
        </w:rPr>
        <w:t>Authors’ contributions</w:t>
      </w:r>
    </w:p>
    <w:p w14:paraId="6741EDDE" w14:textId="5DDA2D83" w:rsidR="00B121E0" w:rsidRPr="00F26D83" w:rsidRDefault="69ACA71B" w:rsidP="69ACA71B">
      <w:pPr>
        <w:spacing w:before="120" w:line="360" w:lineRule="auto"/>
        <w:rPr>
          <w:lang w:val="en-GB"/>
        </w:rPr>
      </w:pPr>
      <w:r w:rsidRPr="16E86D4F">
        <w:rPr>
          <w:lang w:val="en-GB"/>
        </w:rPr>
        <w:t>Study conception and design were undertaken by O.V.R, C.M. and R.H. Experiments were executed by O.V.</w:t>
      </w:r>
      <w:del w:id="331" w:author="Raven, Olivier (Student)" w:date="2026-05-20T16:46:00Z" w16du:dateUtc="2026-05-20T04:46:00Z">
        <w:r w:rsidRPr="16E86D4F" w:rsidDel="000468E2">
          <w:rPr>
            <w:lang w:val="en-GB"/>
          </w:rPr>
          <w:delText xml:space="preserve"> </w:delText>
        </w:r>
      </w:del>
      <w:r w:rsidRPr="16E86D4F">
        <w:rPr>
          <w:lang w:val="en-GB"/>
        </w:rPr>
        <w:t>R</w:t>
      </w:r>
      <w:ins w:id="332" w:author="Raven, Olivier (Student)" w:date="2026-05-20T16:46:00Z" w16du:dateUtc="2026-05-20T04:46:00Z">
        <w:r w:rsidR="000468E2">
          <w:rPr>
            <w:lang w:val="en-GB"/>
          </w:rPr>
          <w:t>.</w:t>
        </w:r>
      </w:ins>
      <w:r w:rsidRPr="16E86D4F">
        <w:rPr>
          <w:lang w:val="en-GB"/>
        </w:rPr>
        <w:t xml:space="preserve"> and C.M. Data analysis was performed by O.V.R. and F. L. Local ecological knowledge </w:t>
      </w:r>
      <w:ins w:id="333" w:author="Guest User" w:date="2026-05-20T03:16:00Z" w16du:dateUtc="2026-05-20T03:16:21Z">
        <w:r w:rsidR="4DD62C74" w:rsidRPr="16E86D4F">
          <w:rPr>
            <w:lang w:val="en-GB"/>
          </w:rPr>
          <w:t xml:space="preserve">and kōura were </w:t>
        </w:r>
        <w:commentRangeStart w:id="334"/>
        <w:r w:rsidR="4DD62C74" w:rsidRPr="16E86D4F">
          <w:rPr>
            <w:lang w:val="en-GB"/>
          </w:rPr>
          <w:t>supplied</w:t>
        </w:r>
      </w:ins>
      <w:commentRangeEnd w:id="334"/>
      <w:r w:rsidRPr="16E86D4F">
        <w:rPr>
          <w:rStyle w:val="CommentReference"/>
          <w:sz w:val="22"/>
          <w:szCs w:val="22"/>
          <w:lang w:val="en-GB"/>
        </w:rPr>
        <w:commentReference w:id="334"/>
      </w:r>
      <w:ins w:id="335" w:author="Guest User" w:date="2026-05-20T03:16:00Z" w16du:dateUtc="2026-05-20T03:16:21Z">
        <w:r w:rsidR="4DD62C74" w:rsidRPr="16E86D4F">
          <w:rPr>
            <w:lang w:val="en-GB"/>
          </w:rPr>
          <w:t xml:space="preserve"> </w:t>
        </w:r>
      </w:ins>
      <w:del w:id="336" w:author="Guest User" w:date="2026-05-20T03:16:00Z" w16du:dateUtc="2026-05-20T03:16:27Z">
        <w:r w:rsidRPr="16E86D4F" w:rsidDel="69ACA71B">
          <w:rPr>
            <w:lang w:val="en-GB"/>
          </w:rPr>
          <w:delText xml:space="preserve">was contributed </w:delText>
        </w:r>
      </w:del>
      <w:r w:rsidRPr="16E86D4F">
        <w:rPr>
          <w:lang w:val="en-GB"/>
        </w:rPr>
        <w:t>by I.A.K.K. Manuscript drafting was led by O.V.R. and C.M. All authors contributed to manuscript revision, approved the results, and the final manuscript.</w:t>
      </w:r>
    </w:p>
    <w:p w14:paraId="674F49FE" w14:textId="77777777" w:rsidR="00B121E0" w:rsidRPr="00F26D83" w:rsidRDefault="00B121E0" w:rsidP="008135C1">
      <w:pPr>
        <w:spacing w:before="120" w:line="360" w:lineRule="auto"/>
        <w:rPr>
          <w:b/>
          <w:bCs/>
          <w:lang w:val="en-GB"/>
        </w:rPr>
      </w:pPr>
      <w:r w:rsidRPr="00F26D83">
        <w:rPr>
          <w:b/>
          <w:bCs/>
          <w:lang w:val="en-GB"/>
        </w:rPr>
        <w:t>Ethical approval</w:t>
      </w:r>
    </w:p>
    <w:p w14:paraId="67D68823" w14:textId="1BAA06F7" w:rsidR="00B121E0" w:rsidRPr="00F26D83" w:rsidRDefault="00B121E0" w:rsidP="008135C1">
      <w:pPr>
        <w:spacing w:before="120" w:line="360" w:lineRule="auto"/>
        <w:rPr>
          <w:lang w:val="en-GB"/>
        </w:rPr>
      </w:pPr>
      <w:r w:rsidRPr="00F26D83">
        <w:rPr>
          <w:lang w:val="en-GB"/>
        </w:rPr>
        <w:t xml:space="preserve">This study </w:t>
      </w:r>
      <w:r w:rsidR="002F1B2B" w:rsidRPr="00F26D83">
        <w:rPr>
          <w:lang w:val="en-GB"/>
        </w:rPr>
        <w:t>received ethical approval by</w:t>
      </w:r>
      <w:r w:rsidR="00B40CB5" w:rsidRPr="00F26D83">
        <w:rPr>
          <w:lang w:val="en-GB"/>
        </w:rPr>
        <w:t xml:space="preserve"> </w:t>
      </w:r>
      <w:r w:rsidR="003B126C" w:rsidRPr="00F26D83">
        <w:rPr>
          <w:lang w:val="en-GB"/>
        </w:rPr>
        <w:t>University of Waikato animal ethics committee,</w:t>
      </w:r>
      <w:r w:rsidR="00B40CB5" w:rsidRPr="00F26D83">
        <w:rPr>
          <w:lang w:val="en-GB"/>
        </w:rPr>
        <w:t xml:space="preserve"> protocol </w:t>
      </w:r>
      <w:r w:rsidR="003B126C" w:rsidRPr="00F26D83">
        <w:rPr>
          <w:lang w:val="en-GB"/>
        </w:rPr>
        <w:t>number: 1232.</w:t>
      </w:r>
      <w:r w:rsidRPr="00F26D83">
        <w:rPr>
          <w:lang w:val="en-GB"/>
        </w:rPr>
        <w:t xml:space="preserve"> </w:t>
      </w:r>
      <w:r w:rsidR="002F1B2B" w:rsidRPr="00F26D83">
        <w:rPr>
          <w:lang w:val="en-GB"/>
        </w:rPr>
        <w:t>Additional p</w:t>
      </w:r>
      <w:r w:rsidRPr="00F26D83">
        <w:rPr>
          <w:lang w:val="en-GB"/>
        </w:rPr>
        <w:t xml:space="preserve">ermission to conduct </w:t>
      </w:r>
      <w:r w:rsidR="001512E8" w:rsidRPr="00F26D83">
        <w:rPr>
          <w:lang w:val="en-GB"/>
        </w:rPr>
        <w:t>experiments</w:t>
      </w:r>
      <w:r w:rsidRPr="00F26D83">
        <w:rPr>
          <w:lang w:val="en-GB"/>
        </w:rPr>
        <w:t xml:space="preserve"> </w:t>
      </w:r>
      <w:r w:rsidR="001512E8" w:rsidRPr="00F26D83">
        <w:rPr>
          <w:lang w:val="en-GB"/>
        </w:rPr>
        <w:t>with kōura</w:t>
      </w:r>
      <w:r w:rsidRPr="00F26D83">
        <w:rPr>
          <w:lang w:val="en-GB"/>
        </w:rPr>
        <w:t xml:space="preserve"> was granted by Te Arawa Lakes Trust and Te Komiti Whakahaere.</w:t>
      </w:r>
    </w:p>
    <w:p w14:paraId="2C319204" w14:textId="77777777" w:rsidR="00B121E0" w:rsidRPr="00F26D83" w:rsidRDefault="00B121E0" w:rsidP="008135C1">
      <w:pPr>
        <w:spacing w:before="120" w:line="360" w:lineRule="auto"/>
        <w:rPr>
          <w:b/>
          <w:bCs/>
          <w:lang w:val="en-GB"/>
        </w:rPr>
      </w:pPr>
      <w:r w:rsidRPr="00F26D83">
        <w:rPr>
          <w:b/>
          <w:bCs/>
          <w:lang w:val="en-GB"/>
        </w:rPr>
        <w:t>Declarations</w:t>
      </w:r>
    </w:p>
    <w:p w14:paraId="04BB5B21" w14:textId="77777777" w:rsidR="00B121E0" w:rsidRPr="00F26D83" w:rsidRDefault="00B121E0" w:rsidP="008135C1">
      <w:pPr>
        <w:spacing w:before="120" w:line="360" w:lineRule="auto"/>
        <w:rPr>
          <w:lang w:val="en-GB"/>
        </w:rPr>
      </w:pPr>
      <w:r w:rsidRPr="00F26D83">
        <w:rPr>
          <w:lang w:val="en-GB"/>
        </w:rPr>
        <w:t>The corresponding author has declared that none of the authors has any competing interests.</w:t>
      </w:r>
    </w:p>
    <w:p w14:paraId="29602458" w14:textId="77777777" w:rsidR="001E2963" w:rsidRPr="00F26D83" w:rsidRDefault="00B121E0" w:rsidP="008135C1">
      <w:pPr>
        <w:spacing w:before="120" w:line="360" w:lineRule="auto"/>
        <w:rPr>
          <w:b/>
          <w:bCs/>
          <w:lang w:val="en-GB"/>
        </w:rPr>
      </w:pPr>
      <w:r w:rsidRPr="00F26D83">
        <w:rPr>
          <w:b/>
          <w:bCs/>
          <w:lang w:val="en-GB"/>
        </w:rPr>
        <w:t>Data availability statement</w:t>
      </w:r>
    </w:p>
    <w:p w14:paraId="056A0A62" w14:textId="2CB12B98" w:rsidR="00322B36" w:rsidRPr="00F26D83" w:rsidRDefault="00322B36" w:rsidP="008135C1">
      <w:pPr>
        <w:spacing w:before="120" w:line="360" w:lineRule="auto"/>
        <w:rPr>
          <w:lang w:val="en-GB"/>
        </w:rPr>
      </w:pPr>
      <w:r w:rsidRPr="00FA0A1E">
        <w:rPr>
          <w:lang w:val="en-GB"/>
        </w:rPr>
        <w:t>The code and derived data supporting the findings of this study are openly available on GitHub (</w:t>
      </w:r>
      <w:hyperlink r:id="rId13" w:history="1">
        <w:r w:rsidRPr="00FA0A1E">
          <w:rPr>
            <w:rStyle w:val="Hyperlink"/>
            <w:color w:val="auto"/>
            <w:u w:val="none"/>
            <w:lang w:val="en-GB"/>
          </w:rPr>
          <w:t>https://github.com/OlivierRaven/NCE_Koura_catfish</w:t>
        </w:r>
      </w:hyperlink>
      <w:r w:rsidRPr="00FA0A1E">
        <w:rPr>
          <w:lang w:val="en-GB"/>
        </w:rPr>
        <w:t>)</w:t>
      </w:r>
      <w:r w:rsidR="00AB18BF">
        <w:rPr>
          <w:lang w:val="en-GB"/>
        </w:rPr>
        <w:t xml:space="preserve"> </w:t>
      </w:r>
      <w:r w:rsidRPr="00FA0A1E">
        <w:rPr>
          <w:lang w:val="en-GB"/>
        </w:rPr>
        <w:t xml:space="preserve">and a rendered version of the analysis is hosted at </w:t>
      </w:r>
      <w:hyperlink r:id="rId14" w:history="1">
        <w:r w:rsidR="00945A13" w:rsidRPr="00FA0A1E">
          <w:rPr>
            <w:rStyle w:val="Hyperlink"/>
            <w:color w:val="auto"/>
            <w:u w:val="none"/>
            <w:lang w:val="en-GB"/>
          </w:rPr>
          <w:t>https://olivierraven.github.io/NCE_Koura_catfish/</w:t>
        </w:r>
      </w:hyperlink>
      <w:r w:rsidRPr="00FA0A1E">
        <w:rPr>
          <w:lang w:val="en-GB"/>
        </w:rPr>
        <w:t xml:space="preserve">. </w:t>
      </w:r>
      <w:r w:rsidRPr="00F26D83">
        <w:rPr>
          <w:lang w:val="en-GB"/>
        </w:rPr>
        <w:t>The primary raw dataset is archived on Zenodo (</w:t>
      </w:r>
      <w:hyperlink r:id="rId15" w:history="1">
        <w:r w:rsidRPr="00F26D83">
          <w:rPr>
            <w:rStyle w:val="Hyperlink"/>
            <w:color w:val="auto"/>
            <w:u w:val="none"/>
            <w:lang w:val="en-GB"/>
          </w:rPr>
          <w:t>https://doi.org/</w:t>
        </w:r>
        <w:r w:rsidRPr="00F26D83">
          <w:rPr>
            <w:lang w:val="en-GB"/>
          </w:rPr>
          <w:t>10.5281/zenodo.19716761</w:t>
        </w:r>
      </w:hyperlink>
      <w:r w:rsidRPr="00F26D83">
        <w:rPr>
          <w:lang w:val="en-GB"/>
        </w:rPr>
        <w:t>). Peer review documents, including the cover letter and reviewer responses, are available in the manuscript repository in the interest of open and transparent science.</w:t>
      </w:r>
    </w:p>
    <w:p w14:paraId="1D11E89F" w14:textId="77777777" w:rsidR="003E3E54" w:rsidRPr="00F26D83" w:rsidRDefault="003E3E54" w:rsidP="008135C1">
      <w:pPr>
        <w:spacing w:after="0" w:line="360" w:lineRule="auto"/>
        <w:rPr>
          <w:rFonts w:eastAsiaTheme="minorEastAsia" w:cstheme="minorHAnsi"/>
          <w:b/>
          <w:bCs/>
          <w:sz w:val="28"/>
          <w:szCs w:val="28"/>
          <w:lang w:val="en-GB"/>
        </w:rPr>
      </w:pPr>
      <w:r w:rsidRPr="00F26D83">
        <w:rPr>
          <w:rFonts w:eastAsiaTheme="minorEastAsia" w:cstheme="minorHAnsi"/>
          <w:b/>
          <w:bCs/>
          <w:sz w:val="28"/>
          <w:szCs w:val="28"/>
          <w:lang w:val="en-GB"/>
        </w:rPr>
        <w:t>References</w:t>
      </w:r>
    </w:p>
    <w:p w14:paraId="0AF09311" w14:textId="77777777" w:rsidR="000B40E7" w:rsidRPr="00F26D83" w:rsidRDefault="000B40E7" w:rsidP="00264C5B">
      <w:pPr>
        <w:spacing w:after="0" w:line="360" w:lineRule="auto"/>
        <w:ind w:left="810" w:hanging="720"/>
        <w:rPr>
          <w:sz w:val="18"/>
          <w:szCs w:val="18"/>
          <w:lang w:val="en-GB"/>
        </w:rPr>
      </w:pPr>
      <w:r w:rsidRPr="00F26D83">
        <w:rPr>
          <w:sz w:val="18"/>
          <w:szCs w:val="18"/>
          <w:lang w:val="en-GB"/>
        </w:rPr>
        <w:t>Abrams, P. A. (2000). The Evolution of Predator-Prey Interactions: Theory and Evidence. An</w:t>
      </w:r>
      <w:r w:rsidRPr="00F26D83">
        <w:rPr>
          <w:i/>
          <w:iCs/>
          <w:sz w:val="18"/>
          <w:szCs w:val="18"/>
          <w:lang w:val="en-GB"/>
        </w:rPr>
        <w:t>nual Review of Ecology and Systematics</w:t>
      </w:r>
      <w:r w:rsidRPr="00F26D83">
        <w:rPr>
          <w:sz w:val="18"/>
          <w:szCs w:val="18"/>
          <w:lang w:val="en-GB"/>
        </w:rPr>
        <w:t xml:space="preserve">, </w:t>
      </w:r>
      <w:r w:rsidRPr="00F26D83">
        <w:rPr>
          <w:i/>
          <w:iCs/>
          <w:sz w:val="18"/>
          <w:szCs w:val="18"/>
          <w:lang w:val="en-GB"/>
        </w:rPr>
        <w:t>31</w:t>
      </w:r>
      <w:r w:rsidRPr="00F26D83">
        <w:rPr>
          <w:sz w:val="18"/>
          <w:szCs w:val="18"/>
          <w:lang w:val="en-GB"/>
        </w:rPr>
        <w:t xml:space="preserve">(1), 79–105. </w:t>
      </w:r>
      <w:hyperlink r:id="rId16" w:history="1">
        <w:r w:rsidRPr="00F26D83">
          <w:rPr>
            <w:sz w:val="18"/>
            <w:szCs w:val="18"/>
            <w:lang w:val="en-GB"/>
          </w:rPr>
          <w:t>https://doi.org/10.1146/annurev.ecolsys.31.1.79</w:t>
        </w:r>
      </w:hyperlink>
    </w:p>
    <w:p w14:paraId="4A46B7A9" w14:textId="77777777" w:rsidR="000B40E7" w:rsidRPr="00F26D83" w:rsidRDefault="000B40E7" w:rsidP="00DD6838">
      <w:pPr>
        <w:spacing w:after="0" w:line="360" w:lineRule="auto"/>
        <w:ind w:left="810" w:hanging="720"/>
        <w:rPr>
          <w:sz w:val="18"/>
          <w:szCs w:val="18"/>
          <w:lang w:val="en-GB"/>
        </w:rPr>
      </w:pPr>
      <w:r w:rsidRPr="00F26D83">
        <w:rPr>
          <w:sz w:val="18"/>
          <w:szCs w:val="18"/>
          <w:lang w:val="en-GB"/>
        </w:rPr>
        <w:t xml:space="preserve">Achtymichuk, G. H., Fish, K. M., &amp; Ferrari, M. C. O. (2025). The power of concentration: Antipredator responses to diluted frozen crayfish alarm cues provide insights on ecologically relevant concentrations and updates to methodology. </w:t>
      </w:r>
      <w:r w:rsidRPr="00F26D83">
        <w:rPr>
          <w:i/>
          <w:iCs/>
          <w:sz w:val="18"/>
          <w:szCs w:val="18"/>
          <w:lang w:val="en-GB"/>
        </w:rPr>
        <w:t>PLOS ONE</w:t>
      </w:r>
      <w:r w:rsidRPr="00F26D83">
        <w:rPr>
          <w:sz w:val="18"/>
          <w:szCs w:val="18"/>
          <w:lang w:val="en-GB"/>
        </w:rPr>
        <w:t xml:space="preserve">, </w:t>
      </w:r>
      <w:r w:rsidRPr="00F26D83">
        <w:rPr>
          <w:i/>
          <w:iCs/>
          <w:sz w:val="18"/>
          <w:szCs w:val="18"/>
          <w:lang w:val="en-GB"/>
        </w:rPr>
        <w:t>20</w:t>
      </w:r>
      <w:r w:rsidRPr="00F26D83">
        <w:rPr>
          <w:sz w:val="18"/>
          <w:szCs w:val="18"/>
          <w:lang w:val="en-GB"/>
        </w:rPr>
        <w:t xml:space="preserve">(12), e0340001. </w:t>
      </w:r>
      <w:hyperlink r:id="rId17" w:history="1">
        <w:r w:rsidRPr="00F26D83">
          <w:rPr>
            <w:sz w:val="18"/>
            <w:szCs w:val="18"/>
            <w:lang w:val="en-GB"/>
          </w:rPr>
          <w:t>https://doi.org/10.1371/journal.pone.0340001</w:t>
        </w:r>
      </w:hyperlink>
    </w:p>
    <w:p w14:paraId="1600A8FC" w14:textId="299082B3" w:rsidR="000B40E7" w:rsidRPr="00F26D83" w:rsidRDefault="000B40E7" w:rsidP="00DD6838">
      <w:pPr>
        <w:spacing w:after="0" w:line="360" w:lineRule="auto"/>
        <w:ind w:left="810" w:hanging="720"/>
        <w:rPr>
          <w:sz w:val="18"/>
          <w:szCs w:val="18"/>
          <w:lang w:val="en-GB"/>
        </w:rPr>
      </w:pPr>
      <w:r w:rsidRPr="00F26D83">
        <w:rPr>
          <w:sz w:val="18"/>
          <w:szCs w:val="18"/>
          <w:lang w:val="en-GB"/>
        </w:rPr>
        <w:t>Adams, S. B. (2007). Direct and Indirect Effects of Channel Catfish (</w:t>
      </w:r>
      <w:r w:rsidRPr="00F26D83">
        <w:rPr>
          <w:i/>
          <w:iCs/>
          <w:sz w:val="18"/>
          <w:szCs w:val="18"/>
          <w:lang w:val="en-GB"/>
        </w:rPr>
        <w:t>Ictalurus punctatus</w:t>
      </w:r>
      <w:r w:rsidRPr="00F26D83">
        <w:rPr>
          <w:sz w:val="18"/>
          <w:szCs w:val="18"/>
          <w:lang w:val="en-GB"/>
        </w:rPr>
        <w:t xml:space="preserve">) on Native Crayfishes (Cambaridae) in Experimental Tanks. </w:t>
      </w:r>
      <w:r w:rsidRPr="00F26D83">
        <w:rPr>
          <w:i/>
          <w:iCs/>
          <w:sz w:val="18"/>
          <w:szCs w:val="18"/>
          <w:lang w:val="en-GB"/>
        </w:rPr>
        <w:t>The American Midland Naturali</w:t>
      </w:r>
      <w:r w:rsidRPr="00F26D83">
        <w:rPr>
          <w:sz w:val="18"/>
          <w:szCs w:val="18"/>
          <w:lang w:val="en-GB"/>
        </w:rPr>
        <w:t xml:space="preserve">st, </w:t>
      </w:r>
      <w:r w:rsidRPr="00F26D83">
        <w:rPr>
          <w:i/>
          <w:iCs/>
          <w:sz w:val="18"/>
          <w:szCs w:val="18"/>
          <w:lang w:val="en-GB"/>
        </w:rPr>
        <w:t>158</w:t>
      </w:r>
      <w:r w:rsidRPr="00F26D83">
        <w:rPr>
          <w:sz w:val="18"/>
          <w:szCs w:val="18"/>
          <w:lang w:val="en-GB"/>
        </w:rPr>
        <w:t xml:space="preserve">(1), 85–96. </w:t>
      </w:r>
      <w:r w:rsidR="00DC44E4" w:rsidRPr="00F26D83">
        <w:rPr>
          <w:sz w:val="18"/>
          <w:szCs w:val="18"/>
          <w:lang w:val="en-GB"/>
        </w:rPr>
        <w:t>https://doi.org/10.1674/0003-0031(2007)158[85:DAIEOC]2.0.CO;2</w:t>
      </w:r>
    </w:p>
    <w:p w14:paraId="325F962D" w14:textId="77777777" w:rsidR="000B40E7" w:rsidRPr="00F26D83" w:rsidRDefault="000B40E7" w:rsidP="00DD6838">
      <w:pPr>
        <w:spacing w:after="0" w:line="360" w:lineRule="auto"/>
        <w:ind w:left="810" w:hanging="720"/>
        <w:rPr>
          <w:sz w:val="18"/>
          <w:szCs w:val="18"/>
          <w:lang w:val="en-GB"/>
        </w:rPr>
      </w:pPr>
      <w:r w:rsidRPr="00F26D83">
        <w:rPr>
          <w:sz w:val="18"/>
          <w:szCs w:val="18"/>
          <w:lang w:val="en-GB"/>
        </w:rPr>
        <w:lastRenderedPageBreak/>
        <w:t>Barnes, G. E., &amp; Hicks, B. J. (2003). Brown bullhead catfish (</w:t>
      </w:r>
      <w:r w:rsidRPr="00F26D83">
        <w:rPr>
          <w:i/>
          <w:iCs/>
          <w:sz w:val="18"/>
          <w:szCs w:val="18"/>
          <w:lang w:val="en-GB"/>
        </w:rPr>
        <w:t>Ameiurus nebulosus</w:t>
      </w:r>
      <w:r w:rsidRPr="00F26D83">
        <w:rPr>
          <w:sz w:val="18"/>
          <w:szCs w:val="18"/>
          <w:lang w:val="en-GB"/>
        </w:rPr>
        <w:t>) in Lake Taupo (Managing Invasive Freshwater Fish in New Zealand) [Proceedings of a workshop hosted by Department of Conservation, 10-12 May 2001, Hamilton]. Department of Conservation.</w:t>
      </w:r>
    </w:p>
    <w:p w14:paraId="181112E5" w14:textId="77777777" w:rsidR="000B40E7" w:rsidRPr="00F26D83" w:rsidRDefault="000B40E7" w:rsidP="00DD6838">
      <w:pPr>
        <w:spacing w:after="0" w:line="360" w:lineRule="auto"/>
        <w:ind w:left="810" w:hanging="720"/>
        <w:rPr>
          <w:sz w:val="18"/>
          <w:szCs w:val="18"/>
          <w:lang w:val="en-GB"/>
        </w:rPr>
      </w:pPr>
      <w:r w:rsidRPr="00F26D83">
        <w:rPr>
          <w:sz w:val="18"/>
          <w:szCs w:val="18"/>
          <w:lang w:val="en-GB"/>
        </w:rPr>
        <w:t xml:space="preserve">Beattie, M. C., &amp; Moore, P. A. (2018). Predator recognition of chemical cues in crayfish: Diet and experience influence the ability to detect predation threats. </w:t>
      </w:r>
      <w:r w:rsidRPr="00F26D83">
        <w:rPr>
          <w:i/>
          <w:iCs/>
          <w:sz w:val="18"/>
          <w:szCs w:val="18"/>
          <w:lang w:val="en-GB"/>
        </w:rPr>
        <w:t>Behaviour</w:t>
      </w:r>
      <w:r w:rsidRPr="00F26D83">
        <w:rPr>
          <w:sz w:val="18"/>
          <w:szCs w:val="18"/>
          <w:lang w:val="en-GB"/>
        </w:rPr>
        <w:t xml:space="preserve">, </w:t>
      </w:r>
      <w:r w:rsidRPr="00F26D83">
        <w:rPr>
          <w:i/>
          <w:iCs/>
          <w:sz w:val="18"/>
          <w:szCs w:val="18"/>
          <w:lang w:val="en-GB"/>
        </w:rPr>
        <w:t>155</w:t>
      </w:r>
      <w:r w:rsidRPr="00F26D83">
        <w:rPr>
          <w:sz w:val="18"/>
          <w:szCs w:val="18"/>
          <w:lang w:val="en-GB"/>
        </w:rPr>
        <w:t xml:space="preserve">(6), 505–530. </w:t>
      </w:r>
      <w:hyperlink r:id="rId18" w:history="1">
        <w:r w:rsidRPr="00F26D83">
          <w:rPr>
            <w:sz w:val="18"/>
            <w:szCs w:val="18"/>
            <w:lang w:val="en-GB"/>
          </w:rPr>
          <w:t>https://doi.org/10.1163/1568539X-00003501</w:t>
        </w:r>
      </w:hyperlink>
    </w:p>
    <w:p w14:paraId="620E86CC" w14:textId="77777777" w:rsidR="000B40E7" w:rsidRPr="00F26D83" w:rsidRDefault="000B40E7" w:rsidP="00DD6838">
      <w:pPr>
        <w:spacing w:after="0" w:line="360" w:lineRule="auto"/>
        <w:ind w:left="810" w:hanging="720"/>
        <w:rPr>
          <w:sz w:val="18"/>
          <w:szCs w:val="18"/>
          <w:lang w:val="en-GB"/>
        </w:rPr>
      </w:pPr>
      <w:r w:rsidRPr="00F26D83">
        <w:rPr>
          <w:sz w:val="18"/>
          <w:szCs w:val="18"/>
          <w:lang w:val="en-GB"/>
        </w:rPr>
        <w:t xml:space="preserve">Blake, M. A., &amp; Hart, P. J. B. (1993). The behavioural responses of juvenile signal crayfish </w:t>
      </w:r>
      <w:r w:rsidRPr="00F26D83">
        <w:rPr>
          <w:i/>
          <w:iCs/>
          <w:sz w:val="18"/>
          <w:szCs w:val="18"/>
          <w:lang w:val="en-GB"/>
        </w:rPr>
        <w:t>Pacifastacus leniusculus</w:t>
      </w:r>
      <w:r w:rsidRPr="00F26D83">
        <w:rPr>
          <w:sz w:val="18"/>
          <w:szCs w:val="18"/>
          <w:lang w:val="en-GB"/>
        </w:rPr>
        <w:t xml:space="preserve"> to stimuli from perch and eels. </w:t>
      </w:r>
      <w:r w:rsidRPr="00F26D83">
        <w:rPr>
          <w:i/>
          <w:iCs/>
          <w:sz w:val="18"/>
          <w:szCs w:val="18"/>
          <w:lang w:val="en-GB"/>
        </w:rPr>
        <w:t>Freshwater Biology</w:t>
      </w:r>
      <w:r w:rsidRPr="00F26D83">
        <w:rPr>
          <w:sz w:val="18"/>
          <w:szCs w:val="18"/>
          <w:lang w:val="en-GB"/>
        </w:rPr>
        <w:t xml:space="preserve">, </w:t>
      </w:r>
      <w:r w:rsidRPr="00F26D83">
        <w:rPr>
          <w:i/>
          <w:iCs/>
          <w:sz w:val="18"/>
          <w:szCs w:val="18"/>
          <w:lang w:val="en-GB"/>
        </w:rPr>
        <w:t>29</w:t>
      </w:r>
      <w:r w:rsidRPr="00F26D83">
        <w:rPr>
          <w:sz w:val="18"/>
          <w:szCs w:val="18"/>
          <w:lang w:val="en-GB"/>
        </w:rPr>
        <w:t xml:space="preserve">(1), 89–97. </w:t>
      </w:r>
      <w:hyperlink r:id="rId19" w:history="1">
        <w:r w:rsidRPr="00F26D83">
          <w:rPr>
            <w:sz w:val="18"/>
            <w:szCs w:val="18"/>
            <w:lang w:val="en-GB"/>
          </w:rPr>
          <w:t>https://doi.org/10.1111/j.1365-2427.1993.tb00747.x</w:t>
        </w:r>
      </w:hyperlink>
    </w:p>
    <w:p w14:paraId="6256355F" w14:textId="77777777" w:rsidR="000B40E7" w:rsidRPr="00F26D83" w:rsidRDefault="000B40E7" w:rsidP="00DD6838">
      <w:pPr>
        <w:spacing w:after="0" w:line="360" w:lineRule="auto"/>
        <w:ind w:left="810" w:hanging="720"/>
        <w:rPr>
          <w:sz w:val="18"/>
          <w:szCs w:val="18"/>
          <w:lang w:val="en-GB"/>
        </w:rPr>
      </w:pPr>
      <w:r w:rsidRPr="00F26D83">
        <w:rPr>
          <w:sz w:val="18"/>
          <w:szCs w:val="18"/>
          <w:lang w:val="en-GB"/>
        </w:rPr>
        <w:t>Brönmark, C., &amp; Hansson, L.-A. (2012). Chemical Ecology in Aquatic Systems. Oxford University Press.</w:t>
      </w:r>
    </w:p>
    <w:p w14:paraId="204A619E" w14:textId="5AC97FCB" w:rsidR="000B40E7" w:rsidRPr="00F26D83" w:rsidRDefault="00500B1B" w:rsidP="00DD6838">
      <w:pPr>
        <w:spacing w:after="0" w:line="360" w:lineRule="auto"/>
        <w:ind w:left="810" w:hanging="720"/>
        <w:rPr>
          <w:sz w:val="18"/>
          <w:szCs w:val="18"/>
          <w:lang w:val="en-GB"/>
        </w:rPr>
      </w:pPr>
      <w:r w:rsidRPr="00F26D83">
        <w:rPr>
          <w:sz w:val="18"/>
          <w:szCs w:val="18"/>
          <w:lang w:val="en-GB"/>
        </w:rPr>
        <w:t xml:space="preserve">Brooks, M. E., Kristensen, K., van Benthem, K. J., Magnusson, A., Berg, C. W., Nielsen, A., Skaug, H. J., Mächler, M., &amp; Bolker, B. M. </w:t>
      </w:r>
      <w:r w:rsidR="000B40E7" w:rsidRPr="00F26D83">
        <w:rPr>
          <w:sz w:val="18"/>
          <w:szCs w:val="18"/>
          <w:lang w:val="en-GB"/>
        </w:rPr>
        <w:t xml:space="preserve">(2017). glmmTMB Balances Speed and Flexibility Among Packages for Zero-inflated Generalized Linear Mixed Modeling. </w:t>
      </w:r>
      <w:r w:rsidR="000B40E7" w:rsidRPr="00F26D83">
        <w:rPr>
          <w:i/>
          <w:iCs/>
          <w:sz w:val="18"/>
          <w:szCs w:val="18"/>
          <w:lang w:val="en-GB"/>
        </w:rPr>
        <w:t>The R Journal</w:t>
      </w:r>
      <w:r w:rsidR="000B40E7" w:rsidRPr="00F26D83">
        <w:rPr>
          <w:sz w:val="18"/>
          <w:szCs w:val="18"/>
          <w:lang w:val="en-GB"/>
        </w:rPr>
        <w:t xml:space="preserve">, </w:t>
      </w:r>
      <w:r w:rsidR="000B40E7" w:rsidRPr="00F26D83">
        <w:rPr>
          <w:i/>
          <w:iCs/>
          <w:sz w:val="18"/>
          <w:szCs w:val="18"/>
          <w:lang w:val="en-GB"/>
        </w:rPr>
        <w:t>9</w:t>
      </w:r>
      <w:r w:rsidR="000B40E7" w:rsidRPr="00F26D83">
        <w:rPr>
          <w:sz w:val="18"/>
          <w:szCs w:val="18"/>
          <w:lang w:val="en-GB"/>
        </w:rPr>
        <w:t xml:space="preserve">(2), 378. </w:t>
      </w:r>
      <w:hyperlink r:id="rId20" w:history="1">
        <w:r w:rsidR="000B40E7" w:rsidRPr="00F26D83">
          <w:rPr>
            <w:sz w:val="18"/>
            <w:szCs w:val="18"/>
            <w:lang w:val="en-GB"/>
          </w:rPr>
          <w:t>https://doi.org/10.32614/RJ-2017-066</w:t>
        </w:r>
      </w:hyperlink>
    </w:p>
    <w:p w14:paraId="608FB7A6" w14:textId="77777777" w:rsidR="000B40E7" w:rsidRPr="00F26D83" w:rsidRDefault="000B40E7" w:rsidP="00DD6838">
      <w:pPr>
        <w:spacing w:after="0" w:line="360" w:lineRule="auto"/>
        <w:ind w:left="810" w:hanging="720"/>
        <w:rPr>
          <w:sz w:val="18"/>
          <w:szCs w:val="18"/>
          <w:lang w:val="en-GB"/>
        </w:rPr>
      </w:pPr>
      <w:r w:rsidRPr="00F26D83">
        <w:rPr>
          <w:sz w:val="18"/>
          <w:szCs w:val="18"/>
          <w:lang w:val="en-GB"/>
        </w:rPr>
        <w:t xml:space="preserve">Brown, G. E., Poirier, J.-F., &amp; Adrian, J. C. (2004). Assessment of local predation risk: The role of subthreshold concentrations of chemical alarm cues. </w:t>
      </w:r>
      <w:r w:rsidRPr="00F26D83">
        <w:rPr>
          <w:i/>
          <w:iCs/>
          <w:sz w:val="18"/>
          <w:szCs w:val="18"/>
          <w:lang w:val="en-GB"/>
        </w:rPr>
        <w:t>Behavioral Ecology</w:t>
      </w:r>
      <w:r w:rsidRPr="00F26D83">
        <w:rPr>
          <w:sz w:val="18"/>
          <w:szCs w:val="18"/>
          <w:lang w:val="en-GB"/>
        </w:rPr>
        <w:t xml:space="preserve">, </w:t>
      </w:r>
      <w:r w:rsidRPr="00F26D83">
        <w:rPr>
          <w:i/>
          <w:iCs/>
          <w:sz w:val="18"/>
          <w:szCs w:val="18"/>
          <w:lang w:val="en-GB"/>
        </w:rPr>
        <w:t>15</w:t>
      </w:r>
      <w:r w:rsidRPr="00F26D83">
        <w:rPr>
          <w:sz w:val="18"/>
          <w:szCs w:val="18"/>
          <w:lang w:val="en-GB"/>
        </w:rPr>
        <w:t xml:space="preserve">(5), 810–815. </w:t>
      </w:r>
      <w:hyperlink r:id="rId21" w:history="1">
        <w:r w:rsidRPr="00F26D83">
          <w:rPr>
            <w:sz w:val="18"/>
            <w:szCs w:val="18"/>
            <w:lang w:val="en-GB"/>
          </w:rPr>
          <w:t>https://doi.org/10.1093/beheco/arh084</w:t>
        </w:r>
      </w:hyperlink>
    </w:p>
    <w:p w14:paraId="04853F90" w14:textId="2156CBEA" w:rsidR="000B40E7" w:rsidRPr="00F26D83" w:rsidRDefault="000B40E7" w:rsidP="00DD6838">
      <w:pPr>
        <w:spacing w:after="0" w:line="360" w:lineRule="auto"/>
        <w:ind w:left="810" w:hanging="720"/>
        <w:rPr>
          <w:sz w:val="18"/>
          <w:szCs w:val="18"/>
          <w:lang w:val="en-GB"/>
        </w:rPr>
      </w:pPr>
      <w:r w:rsidRPr="00F26D83">
        <w:rPr>
          <w:sz w:val="18"/>
          <w:szCs w:val="18"/>
          <w:lang w:val="en-GB"/>
        </w:rPr>
        <w:t xml:space="preserve">Brown, L. A. (2009). Habitat determinants and predatory interactions of the endemic freshwater crayfish (koura, </w:t>
      </w:r>
      <w:r w:rsidRPr="00F26D83">
        <w:rPr>
          <w:i/>
          <w:iCs/>
          <w:sz w:val="18"/>
          <w:szCs w:val="18"/>
          <w:lang w:val="en-GB"/>
        </w:rPr>
        <w:t>Paranephrops planifrons</w:t>
      </w:r>
      <w:r w:rsidRPr="00F26D83">
        <w:rPr>
          <w:sz w:val="18"/>
          <w:szCs w:val="18"/>
          <w:lang w:val="en-GB"/>
        </w:rPr>
        <w:t xml:space="preserve">) in the lower North Island, New Zealand: A thesis presented in partial </w:t>
      </w:r>
      <w:r w:rsidR="00DD6838" w:rsidRPr="00F26D83">
        <w:rPr>
          <w:sz w:val="18"/>
          <w:szCs w:val="18"/>
          <w:lang w:val="en-GB"/>
        </w:rPr>
        <w:t>fulfilment</w:t>
      </w:r>
      <w:r w:rsidRPr="00F26D83">
        <w:rPr>
          <w:sz w:val="18"/>
          <w:szCs w:val="18"/>
          <w:lang w:val="en-GB"/>
        </w:rPr>
        <w:t xml:space="preserve"> of the requirements for the degree of Masters of Science in Ecology at Massey University, Palmerston North, New Zealand [Massey University]. </w:t>
      </w:r>
      <w:hyperlink r:id="rId22" w:history="1">
        <w:r w:rsidRPr="00F26D83">
          <w:rPr>
            <w:sz w:val="18"/>
            <w:szCs w:val="18"/>
            <w:lang w:val="en-GB"/>
          </w:rPr>
          <w:t>http://hdl.handle.net/10179/1168</w:t>
        </w:r>
      </w:hyperlink>
    </w:p>
    <w:p w14:paraId="13A56631" w14:textId="77777777" w:rsidR="00382C60" w:rsidRPr="00382C60" w:rsidRDefault="00382C60" w:rsidP="00382C60">
      <w:pPr>
        <w:spacing w:after="0" w:line="360" w:lineRule="auto"/>
        <w:ind w:left="810" w:hanging="720"/>
        <w:rPr>
          <w:sz w:val="18"/>
          <w:szCs w:val="18"/>
          <w:lang w:val="en-GB"/>
        </w:rPr>
      </w:pPr>
      <w:r w:rsidRPr="00382C60">
        <w:rPr>
          <w:sz w:val="18"/>
          <w:szCs w:val="18"/>
          <w:lang w:val="en-GB"/>
        </w:rPr>
        <w:t xml:space="preserve">Burnham, K. P., &amp; Anderson, D. R. (2002). </w:t>
      </w:r>
      <w:r w:rsidRPr="00382C60">
        <w:rPr>
          <w:i/>
          <w:iCs/>
          <w:sz w:val="18"/>
          <w:szCs w:val="18"/>
          <w:lang w:val="en-GB"/>
        </w:rPr>
        <w:t>Model selection and multimodel inference: A practical information-theoretic approach.</w:t>
      </w:r>
      <w:r w:rsidRPr="00382C60">
        <w:rPr>
          <w:sz w:val="18"/>
          <w:szCs w:val="18"/>
          <w:lang w:val="en-GB"/>
        </w:rPr>
        <w:t xml:space="preserve"> Springer. </w:t>
      </w:r>
      <w:hyperlink r:id="rId23" w:history="1">
        <w:r w:rsidRPr="00382C60">
          <w:rPr>
            <w:rStyle w:val="Hyperlink"/>
            <w:color w:val="auto"/>
            <w:sz w:val="18"/>
            <w:szCs w:val="18"/>
            <w:u w:val="none"/>
            <w:lang w:val="en-GB"/>
          </w:rPr>
          <w:t>https://doi.org/10.1007/978-0-387-22456-5_6</w:t>
        </w:r>
      </w:hyperlink>
    </w:p>
    <w:p w14:paraId="7E7FE684" w14:textId="77777777" w:rsidR="00B91E8F" w:rsidRPr="00F26D83" w:rsidRDefault="00B91E8F" w:rsidP="00B91E8F">
      <w:pPr>
        <w:spacing w:after="0" w:line="360" w:lineRule="auto"/>
        <w:ind w:left="810" w:hanging="720"/>
        <w:rPr>
          <w:sz w:val="18"/>
          <w:szCs w:val="18"/>
          <w:lang w:val="en-GB"/>
        </w:rPr>
      </w:pPr>
      <w:r w:rsidRPr="00F26D83">
        <w:rPr>
          <w:sz w:val="18"/>
          <w:szCs w:val="18"/>
          <w:lang w:val="en-GB"/>
        </w:rPr>
        <w:t xml:space="preserve">Carthey, A. J. R., &amp; Banks, P. B. (2014). Naïveté in novel ecological interactions: Lessons from theory and experimental evidence. </w:t>
      </w:r>
      <w:r w:rsidRPr="00F26D83">
        <w:rPr>
          <w:i/>
          <w:iCs/>
          <w:sz w:val="18"/>
          <w:szCs w:val="18"/>
          <w:lang w:val="en-GB"/>
        </w:rPr>
        <w:t>Biological Reviews</w:t>
      </w:r>
      <w:r w:rsidRPr="00F26D83">
        <w:rPr>
          <w:sz w:val="18"/>
          <w:szCs w:val="18"/>
          <w:lang w:val="en-GB"/>
        </w:rPr>
        <w:t xml:space="preserve">, </w:t>
      </w:r>
      <w:r w:rsidRPr="00F26D83">
        <w:rPr>
          <w:i/>
          <w:iCs/>
          <w:sz w:val="18"/>
          <w:szCs w:val="18"/>
          <w:lang w:val="en-GB"/>
        </w:rPr>
        <w:t>89</w:t>
      </w:r>
      <w:r w:rsidRPr="00F26D83">
        <w:rPr>
          <w:sz w:val="18"/>
          <w:szCs w:val="18"/>
          <w:lang w:val="en-GB"/>
        </w:rPr>
        <w:t xml:space="preserve">(4), 932–949. </w:t>
      </w:r>
      <w:hyperlink r:id="rId24" w:history="1">
        <w:r w:rsidRPr="00F26D83">
          <w:rPr>
            <w:rStyle w:val="Hyperlink"/>
            <w:color w:val="auto"/>
            <w:sz w:val="18"/>
            <w:szCs w:val="18"/>
            <w:u w:val="none"/>
            <w:lang w:val="en-GB"/>
          </w:rPr>
          <w:t>https://doi.org/10.1111/brv.12087</w:t>
        </w:r>
      </w:hyperlink>
    </w:p>
    <w:p w14:paraId="7F80CC69" w14:textId="77777777" w:rsidR="009A6FE2" w:rsidRPr="009A6FE2" w:rsidRDefault="009A6FE2" w:rsidP="009A6FE2">
      <w:pPr>
        <w:spacing w:after="0" w:line="360" w:lineRule="auto"/>
        <w:ind w:left="810" w:hanging="720"/>
        <w:rPr>
          <w:sz w:val="18"/>
          <w:szCs w:val="18"/>
          <w:lang w:val="en-GB"/>
        </w:rPr>
      </w:pPr>
      <w:r w:rsidRPr="009A6FE2">
        <w:rPr>
          <w:sz w:val="18"/>
          <w:szCs w:val="18"/>
          <w:lang w:val="en-GB"/>
        </w:rPr>
        <w:t xml:space="preserve">Clinchy, M., Sheriff, M. J., &amp; Zanette, L. Y. (2013). Predator-induced stress and the ecology of fear. </w:t>
      </w:r>
      <w:r w:rsidRPr="009A6FE2">
        <w:rPr>
          <w:i/>
          <w:iCs/>
          <w:sz w:val="18"/>
          <w:szCs w:val="18"/>
          <w:lang w:val="en-GB"/>
        </w:rPr>
        <w:t>Functional Ecology</w:t>
      </w:r>
      <w:r w:rsidRPr="009A6FE2">
        <w:rPr>
          <w:sz w:val="18"/>
          <w:szCs w:val="18"/>
          <w:lang w:val="en-GB"/>
        </w:rPr>
        <w:t xml:space="preserve">, </w:t>
      </w:r>
      <w:r w:rsidRPr="009A6FE2">
        <w:rPr>
          <w:i/>
          <w:iCs/>
          <w:sz w:val="18"/>
          <w:szCs w:val="18"/>
          <w:lang w:val="en-GB"/>
        </w:rPr>
        <w:t>27</w:t>
      </w:r>
      <w:r w:rsidRPr="009A6FE2">
        <w:rPr>
          <w:sz w:val="18"/>
          <w:szCs w:val="18"/>
          <w:lang w:val="en-GB"/>
        </w:rPr>
        <w:t xml:space="preserve">(1), 56–65. </w:t>
      </w:r>
      <w:hyperlink r:id="rId25" w:history="1">
        <w:r w:rsidRPr="009A6FE2">
          <w:rPr>
            <w:rStyle w:val="Hyperlink"/>
            <w:color w:val="auto"/>
            <w:sz w:val="18"/>
            <w:szCs w:val="18"/>
            <w:u w:val="none"/>
            <w:lang w:val="en-GB"/>
          </w:rPr>
          <w:t>https://doi.org/10.1111/1365-2435.12007</w:t>
        </w:r>
      </w:hyperlink>
    </w:p>
    <w:p w14:paraId="06E42C24" w14:textId="77777777" w:rsidR="000B40E7" w:rsidRPr="00F26D83" w:rsidRDefault="000B40E7" w:rsidP="00DD6838">
      <w:pPr>
        <w:spacing w:after="0" w:line="360" w:lineRule="auto"/>
        <w:ind w:left="810" w:hanging="720"/>
        <w:rPr>
          <w:sz w:val="18"/>
          <w:szCs w:val="18"/>
          <w:lang w:val="en-GB"/>
        </w:rPr>
      </w:pPr>
      <w:r w:rsidRPr="00F26D83">
        <w:rPr>
          <w:sz w:val="18"/>
          <w:szCs w:val="18"/>
          <w:lang w:val="en-GB"/>
        </w:rPr>
        <w:t xml:space="preserve">Collier, K. J., Parkyn, S. M., &amp; Rabeni, C. F. (1997). Koura: A keystone species. Water and Atmosphere, </w:t>
      </w:r>
      <w:r w:rsidRPr="00F26D83">
        <w:rPr>
          <w:i/>
          <w:iCs/>
          <w:sz w:val="18"/>
          <w:szCs w:val="18"/>
          <w:lang w:val="en-GB"/>
        </w:rPr>
        <w:t>5</w:t>
      </w:r>
      <w:r w:rsidRPr="00F26D83">
        <w:rPr>
          <w:sz w:val="18"/>
          <w:szCs w:val="18"/>
          <w:lang w:val="en-GB"/>
        </w:rPr>
        <w:t>(1), 18–20.</w:t>
      </w:r>
    </w:p>
    <w:p w14:paraId="7A7E16B9" w14:textId="77777777" w:rsidR="000B40E7" w:rsidRPr="00F26D83" w:rsidRDefault="000B40E7" w:rsidP="00DD6838">
      <w:pPr>
        <w:spacing w:after="0" w:line="360" w:lineRule="auto"/>
        <w:ind w:left="810" w:hanging="720"/>
        <w:rPr>
          <w:sz w:val="18"/>
          <w:szCs w:val="18"/>
          <w:lang w:val="en-GB"/>
        </w:rPr>
      </w:pPr>
      <w:r w:rsidRPr="00F26D83">
        <w:rPr>
          <w:sz w:val="18"/>
          <w:szCs w:val="18"/>
          <w:lang w:val="en-GB"/>
        </w:rPr>
        <w:t xml:space="preserve">Dawkins, R., &amp; Krebs, J. R. (1979). Arms races between and within species. Proceedings of the Royal Society of London. B. Biological Sciences, </w:t>
      </w:r>
      <w:r w:rsidRPr="00F26D83">
        <w:rPr>
          <w:i/>
          <w:iCs/>
          <w:sz w:val="18"/>
          <w:szCs w:val="18"/>
          <w:lang w:val="en-GB"/>
        </w:rPr>
        <w:t>205</w:t>
      </w:r>
      <w:r w:rsidRPr="00F26D83">
        <w:rPr>
          <w:sz w:val="18"/>
          <w:szCs w:val="18"/>
          <w:lang w:val="en-GB"/>
        </w:rPr>
        <w:t xml:space="preserve">(1161), 489–511. </w:t>
      </w:r>
      <w:hyperlink r:id="rId26" w:history="1">
        <w:r w:rsidRPr="00F26D83">
          <w:rPr>
            <w:sz w:val="18"/>
            <w:szCs w:val="18"/>
            <w:lang w:val="en-GB"/>
          </w:rPr>
          <w:t>https://doi.org/10.1098/rspb.1979.0081</w:t>
        </w:r>
      </w:hyperlink>
    </w:p>
    <w:p w14:paraId="523AB982" w14:textId="77777777" w:rsidR="000B40E7" w:rsidRPr="00F26D83" w:rsidRDefault="000B40E7" w:rsidP="00DD6838">
      <w:pPr>
        <w:spacing w:after="0" w:line="360" w:lineRule="auto"/>
        <w:ind w:left="810" w:hanging="720"/>
        <w:rPr>
          <w:sz w:val="18"/>
          <w:szCs w:val="18"/>
          <w:lang w:val="en-GB"/>
        </w:rPr>
      </w:pPr>
      <w:r w:rsidRPr="00F26D83">
        <w:rPr>
          <w:sz w:val="18"/>
          <w:szCs w:val="18"/>
          <w:lang w:val="en-GB"/>
        </w:rPr>
        <w:t>Dedual, M. (2019). Summary of the impacts and control methods of Brown Bullhead catfish (</w:t>
      </w:r>
      <w:r w:rsidRPr="00F26D83">
        <w:rPr>
          <w:i/>
          <w:iCs/>
          <w:sz w:val="18"/>
          <w:szCs w:val="18"/>
          <w:lang w:val="en-GB"/>
        </w:rPr>
        <w:t>Ameiurus nebulosus</w:t>
      </w:r>
      <w:r w:rsidRPr="00F26D83">
        <w:rPr>
          <w:sz w:val="18"/>
          <w:szCs w:val="18"/>
          <w:lang w:val="en-GB"/>
        </w:rPr>
        <w:t xml:space="preserve"> Lesueur 1815) in New Zealand and overseas. Bay of Plenty Regional Council. </w:t>
      </w:r>
      <w:hyperlink r:id="rId27" w:history="1">
        <w:r w:rsidRPr="00F26D83">
          <w:rPr>
            <w:sz w:val="18"/>
            <w:szCs w:val="18"/>
            <w:lang w:val="en-GB"/>
          </w:rPr>
          <w:t>https://atlas.boprc.govt.nz/api/v1/edms/document/A3591759/content</w:t>
        </w:r>
      </w:hyperlink>
    </w:p>
    <w:p w14:paraId="31EB8545" w14:textId="77777777" w:rsidR="000B40E7" w:rsidRPr="00F26D83" w:rsidRDefault="000B40E7" w:rsidP="00DD6838">
      <w:pPr>
        <w:spacing w:after="0" w:line="360" w:lineRule="auto"/>
        <w:ind w:left="810" w:hanging="720"/>
        <w:rPr>
          <w:sz w:val="18"/>
          <w:szCs w:val="18"/>
          <w:lang w:val="en-GB"/>
        </w:rPr>
      </w:pPr>
      <w:r w:rsidRPr="00F26D83">
        <w:rPr>
          <w:sz w:val="18"/>
          <w:szCs w:val="18"/>
          <w:lang w:val="en-GB"/>
        </w:rPr>
        <w:t xml:space="preserve">Devcich, A. A. (1979). An ecological study of </w:t>
      </w:r>
      <w:r w:rsidRPr="00F26D83">
        <w:rPr>
          <w:i/>
          <w:iCs/>
          <w:sz w:val="18"/>
          <w:szCs w:val="18"/>
          <w:lang w:val="en-GB"/>
        </w:rPr>
        <w:t>Paranephrops planifrons</w:t>
      </w:r>
      <w:r w:rsidRPr="00F26D83">
        <w:rPr>
          <w:sz w:val="18"/>
          <w:szCs w:val="18"/>
          <w:lang w:val="en-GB"/>
        </w:rPr>
        <w:t xml:space="preserve"> White (Decapoda: Parastacidae) in Lake Rotoiti, North Island. University of Waikato.</w:t>
      </w:r>
    </w:p>
    <w:p w14:paraId="33648820" w14:textId="77777777" w:rsidR="000B40E7" w:rsidRPr="00F26D83" w:rsidRDefault="000B40E7" w:rsidP="00DD6838">
      <w:pPr>
        <w:spacing w:after="0" w:line="360" w:lineRule="auto"/>
        <w:ind w:left="810" w:hanging="720"/>
        <w:rPr>
          <w:sz w:val="18"/>
          <w:szCs w:val="18"/>
          <w:lang w:val="en-GB"/>
        </w:rPr>
      </w:pPr>
      <w:r w:rsidRPr="00F26D83">
        <w:rPr>
          <w:sz w:val="18"/>
          <w:szCs w:val="18"/>
          <w:lang w:val="en-GB"/>
        </w:rPr>
        <w:t xml:space="preserve">Doherty, T. S., Glen, A. S., Nimmo, D. G., Ritchie, E. G., &amp; Dickman, C. R. (2016). Invasive predators and global biodiversity loss. </w:t>
      </w:r>
      <w:r w:rsidRPr="00F26D83">
        <w:rPr>
          <w:i/>
          <w:iCs/>
          <w:sz w:val="18"/>
          <w:szCs w:val="18"/>
          <w:lang w:val="en-GB"/>
        </w:rPr>
        <w:t>Proceedings of the National Academy of Sciences</w:t>
      </w:r>
      <w:r w:rsidRPr="00F26D83">
        <w:rPr>
          <w:sz w:val="18"/>
          <w:szCs w:val="18"/>
          <w:lang w:val="en-GB"/>
        </w:rPr>
        <w:t xml:space="preserve">, </w:t>
      </w:r>
      <w:r w:rsidRPr="00F26D83">
        <w:rPr>
          <w:i/>
          <w:iCs/>
          <w:sz w:val="18"/>
          <w:szCs w:val="18"/>
          <w:lang w:val="en-GB"/>
        </w:rPr>
        <w:t>113</w:t>
      </w:r>
      <w:r w:rsidRPr="00F26D83">
        <w:rPr>
          <w:sz w:val="18"/>
          <w:szCs w:val="18"/>
          <w:lang w:val="en-GB"/>
        </w:rPr>
        <w:t xml:space="preserve">(40), 11261–11265. </w:t>
      </w:r>
      <w:hyperlink r:id="rId28" w:history="1">
        <w:r w:rsidRPr="00F26D83">
          <w:rPr>
            <w:sz w:val="18"/>
            <w:szCs w:val="18"/>
            <w:lang w:val="en-GB"/>
          </w:rPr>
          <w:t>https://doi.org/10.1073/pnas.1602480113</w:t>
        </w:r>
      </w:hyperlink>
    </w:p>
    <w:p w14:paraId="2B97B19F" w14:textId="77777777" w:rsidR="00075094" w:rsidRPr="00075094" w:rsidRDefault="00075094" w:rsidP="00075094">
      <w:pPr>
        <w:spacing w:after="0" w:line="360" w:lineRule="auto"/>
        <w:ind w:left="810" w:hanging="720"/>
        <w:rPr>
          <w:ins w:id="337" w:author="Raven, Olivier (Student)" w:date="2026-05-18T11:38:00Z"/>
          <w:sz w:val="18"/>
          <w:szCs w:val="18"/>
          <w:lang w:val="en-GB"/>
        </w:rPr>
      </w:pPr>
      <w:ins w:id="338" w:author="Raven, Olivier (Student)" w:date="2026-05-18T11:38:00Z">
        <w:r w:rsidRPr="00075094">
          <w:rPr>
            <w:sz w:val="18"/>
            <w:szCs w:val="18"/>
            <w:lang w:val="en-GB"/>
          </w:rPr>
          <w:t xml:space="preserve">Driscoll, J., Kola, M., &amp; Mathews, L. (2020). Perception of alarm cues influences the outcome of shelter competition in crayfish20. </w:t>
        </w:r>
        <w:r w:rsidRPr="00075094">
          <w:rPr>
            <w:i/>
            <w:iCs/>
            <w:sz w:val="18"/>
            <w:szCs w:val="18"/>
            <w:lang w:val="en-GB"/>
          </w:rPr>
          <w:t>Ethology</w:t>
        </w:r>
        <w:r w:rsidRPr="00075094">
          <w:rPr>
            <w:sz w:val="18"/>
            <w:szCs w:val="18"/>
            <w:lang w:val="en-GB"/>
          </w:rPr>
          <w:t xml:space="preserve">, </w:t>
        </w:r>
        <w:r w:rsidRPr="00075094">
          <w:rPr>
            <w:i/>
            <w:iCs/>
            <w:sz w:val="18"/>
            <w:szCs w:val="18"/>
            <w:lang w:val="en-GB"/>
          </w:rPr>
          <w:t>126</w:t>
        </w:r>
        <w:r w:rsidRPr="00075094">
          <w:rPr>
            <w:sz w:val="18"/>
            <w:szCs w:val="18"/>
            <w:lang w:val="en-GB"/>
          </w:rPr>
          <w:t xml:space="preserve">(5), 584–592. </w:t>
        </w:r>
        <w:r w:rsidRPr="00075094">
          <w:rPr>
            <w:sz w:val="18"/>
            <w:szCs w:val="18"/>
            <w:lang w:val="en-GB"/>
          </w:rPr>
          <w:fldChar w:fldCharType="begin"/>
        </w:r>
        <w:r w:rsidRPr="00075094">
          <w:rPr>
            <w:sz w:val="18"/>
            <w:szCs w:val="18"/>
            <w:lang w:val="en-GB"/>
          </w:rPr>
          <w:instrText>HYPERLINK "https://doi.org/10.1111/eth.13011"</w:instrText>
        </w:r>
        <w:r w:rsidRPr="00075094">
          <w:rPr>
            <w:sz w:val="18"/>
            <w:szCs w:val="18"/>
            <w:lang w:val="en-GB"/>
          </w:rPr>
        </w:r>
        <w:r w:rsidRPr="00075094">
          <w:rPr>
            <w:sz w:val="18"/>
            <w:szCs w:val="18"/>
            <w:lang w:val="en-GB"/>
          </w:rPr>
          <w:fldChar w:fldCharType="separate"/>
        </w:r>
        <w:r w:rsidRPr="00075094">
          <w:rPr>
            <w:rStyle w:val="Hyperlink"/>
            <w:sz w:val="18"/>
            <w:szCs w:val="18"/>
            <w:lang w:val="en-GB"/>
          </w:rPr>
          <w:t>https://doi.org/10.1111/eth.13011</w:t>
        </w:r>
      </w:ins>
      <w:ins w:id="339" w:author="Raven, Olivier (Student)" w:date="2026-05-18T11:38:00Z" w16du:dateUtc="2026-05-17T23:38:00Z">
        <w:r w:rsidRPr="00075094">
          <w:rPr>
            <w:sz w:val="18"/>
            <w:szCs w:val="18"/>
            <w:lang w:val="en-GB"/>
          </w:rPr>
          <w:fldChar w:fldCharType="end"/>
        </w:r>
      </w:ins>
    </w:p>
    <w:p w14:paraId="162CB2DB" w14:textId="77777777" w:rsidR="00863D14" w:rsidRPr="00F26D83" w:rsidRDefault="00863D14" w:rsidP="00863D14">
      <w:pPr>
        <w:spacing w:after="0" w:line="360" w:lineRule="auto"/>
        <w:ind w:left="810" w:hanging="720"/>
        <w:rPr>
          <w:sz w:val="18"/>
          <w:szCs w:val="18"/>
          <w:lang w:val="en-GB"/>
        </w:rPr>
      </w:pPr>
      <w:r w:rsidRPr="00F26D83">
        <w:rPr>
          <w:sz w:val="18"/>
          <w:szCs w:val="18"/>
          <w:lang w:val="en-GB"/>
        </w:rPr>
        <w:t xml:space="preserve">Ehlman, S. M., Trimmer, P. C., &amp; Sih, A. (2019). Prey Responses to Exotic Predators: Effects of Old Risks and New Cues. </w:t>
      </w:r>
      <w:r w:rsidRPr="00F26D83">
        <w:rPr>
          <w:i/>
          <w:iCs/>
          <w:sz w:val="18"/>
          <w:szCs w:val="18"/>
          <w:lang w:val="en-GB"/>
        </w:rPr>
        <w:t>The American Naturalist</w:t>
      </w:r>
      <w:r w:rsidRPr="00F26D83">
        <w:rPr>
          <w:sz w:val="18"/>
          <w:szCs w:val="18"/>
          <w:lang w:val="en-GB"/>
        </w:rPr>
        <w:t xml:space="preserve">, </w:t>
      </w:r>
      <w:r w:rsidRPr="00F26D83">
        <w:rPr>
          <w:i/>
          <w:iCs/>
          <w:sz w:val="18"/>
          <w:szCs w:val="18"/>
          <w:lang w:val="en-GB"/>
        </w:rPr>
        <w:t>193</w:t>
      </w:r>
      <w:r w:rsidRPr="00F26D83">
        <w:rPr>
          <w:sz w:val="18"/>
          <w:szCs w:val="18"/>
          <w:lang w:val="en-GB"/>
        </w:rPr>
        <w:t xml:space="preserve">(4), 575–587. </w:t>
      </w:r>
      <w:hyperlink r:id="rId29" w:history="1">
        <w:r w:rsidRPr="00F26D83">
          <w:rPr>
            <w:rStyle w:val="Hyperlink"/>
            <w:color w:val="auto"/>
            <w:sz w:val="18"/>
            <w:szCs w:val="18"/>
            <w:u w:val="none"/>
            <w:lang w:val="en-GB"/>
          </w:rPr>
          <w:t>https://doi.org/10.1086/702252</w:t>
        </w:r>
      </w:hyperlink>
    </w:p>
    <w:p w14:paraId="32C70838" w14:textId="77777777" w:rsidR="000B40E7" w:rsidRPr="00F26D83" w:rsidRDefault="000B40E7" w:rsidP="00DD6838">
      <w:pPr>
        <w:spacing w:after="0" w:line="360" w:lineRule="auto"/>
        <w:ind w:left="810" w:hanging="720"/>
        <w:rPr>
          <w:sz w:val="18"/>
          <w:szCs w:val="18"/>
          <w:lang w:val="en-GB"/>
        </w:rPr>
      </w:pPr>
      <w:r w:rsidRPr="00F26D83">
        <w:rPr>
          <w:sz w:val="18"/>
          <w:szCs w:val="18"/>
          <w:lang w:val="en-GB"/>
        </w:rPr>
        <w:t xml:space="preserve">Figler, M. H., Blank, G. S., &amp; Peeke, H. V. S. (2005). Shelter competition between resident male red swamp crayfish </w:t>
      </w:r>
      <w:r w:rsidRPr="00F26D83">
        <w:rPr>
          <w:i/>
          <w:iCs/>
          <w:sz w:val="18"/>
          <w:szCs w:val="18"/>
          <w:lang w:val="en-GB"/>
        </w:rPr>
        <w:t>Procambarus clarkii</w:t>
      </w:r>
      <w:r w:rsidRPr="00F26D83">
        <w:rPr>
          <w:sz w:val="18"/>
          <w:szCs w:val="18"/>
          <w:lang w:val="en-GB"/>
        </w:rPr>
        <w:t xml:space="preserve"> (Girard) and conspecific intruders varying by sex and reproductive status. </w:t>
      </w:r>
      <w:r w:rsidRPr="00F26D83">
        <w:rPr>
          <w:i/>
          <w:iCs/>
          <w:sz w:val="18"/>
          <w:szCs w:val="18"/>
          <w:lang w:val="en-GB"/>
        </w:rPr>
        <w:t>Marine and Freshwater Behaviour and Physiology</w:t>
      </w:r>
      <w:r w:rsidRPr="00F26D83">
        <w:rPr>
          <w:sz w:val="18"/>
          <w:szCs w:val="18"/>
          <w:lang w:val="en-GB"/>
        </w:rPr>
        <w:t xml:space="preserve">, </w:t>
      </w:r>
      <w:r w:rsidRPr="00F26D83">
        <w:rPr>
          <w:i/>
          <w:iCs/>
          <w:sz w:val="18"/>
          <w:szCs w:val="18"/>
          <w:lang w:val="en-GB"/>
        </w:rPr>
        <w:t>38</w:t>
      </w:r>
      <w:r w:rsidRPr="00F26D83">
        <w:rPr>
          <w:sz w:val="18"/>
          <w:szCs w:val="18"/>
          <w:lang w:val="en-GB"/>
        </w:rPr>
        <w:t xml:space="preserve">(4), 237–248. </w:t>
      </w:r>
      <w:hyperlink r:id="rId30" w:history="1">
        <w:r w:rsidRPr="00F26D83">
          <w:rPr>
            <w:sz w:val="18"/>
            <w:szCs w:val="18"/>
            <w:lang w:val="en-GB"/>
          </w:rPr>
          <w:t>https://doi.org/10.1080/10236240500376477</w:t>
        </w:r>
      </w:hyperlink>
    </w:p>
    <w:p w14:paraId="13602E77" w14:textId="3392234A" w:rsidR="000B40E7" w:rsidRDefault="000B40E7" w:rsidP="16E86D4F">
      <w:pPr>
        <w:spacing w:after="0" w:line="360" w:lineRule="auto"/>
        <w:ind w:left="810" w:hanging="720"/>
        <w:rPr>
          <w:sz w:val="18"/>
          <w:szCs w:val="18"/>
          <w:lang w:val="en-GB"/>
        </w:rPr>
      </w:pPr>
      <w:r w:rsidRPr="16E86D4F">
        <w:rPr>
          <w:sz w:val="18"/>
          <w:szCs w:val="18"/>
          <w:lang w:val="en-GB"/>
        </w:rPr>
        <w:lastRenderedPageBreak/>
        <w:t>Fox, J., &amp; Weisberg, S. (2018). An R Companion to Applied Regression. SAGE Publications.</w:t>
      </w:r>
    </w:p>
    <w:p w14:paraId="1CCC88BC" w14:textId="77777777" w:rsidR="000B40E7" w:rsidRPr="00F26D83" w:rsidRDefault="000B40E7" w:rsidP="00DD6838">
      <w:pPr>
        <w:spacing w:after="0" w:line="360" w:lineRule="auto"/>
        <w:ind w:left="810" w:hanging="720"/>
        <w:rPr>
          <w:sz w:val="18"/>
          <w:szCs w:val="18"/>
          <w:lang w:val="en-GB"/>
        </w:rPr>
      </w:pPr>
      <w:r w:rsidRPr="00F26D83">
        <w:rPr>
          <w:sz w:val="18"/>
          <w:szCs w:val="18"/>
          <w:lang w:val="en-GB"/>
        </w:rPr>
        <w:t xml:space="preserve">Gherardi, F., Mavuti, K. M., Pacini, N., Tricarico, E., &amp; Harper, D. M. (2011). The smell of danger: Chemical recognition of fish predators by the invasive crayfish </w:t>
      </w:r>
      <w:r w:rsidRPr="00F26D83">
        <w:rPr>
          <w:i/>
          <w:iCs/>
          <w:sz w:val="18"/>
          <w:szCs w:val="18"/>
          <w:lang w:val="en-GB"/>
        </w:rPr>
        <w:t>Procambarus clarkii. Freshwater Biology</w:t>
      </w:r>
      <w:r w:rsidRPr="00F26D83">
        <w:rPr>
          <w:sz w:val="18"/>
          <w:szCs w:val="18"/>
          <w:lang w:val="en-GB"/>
        </w:rPr>
        <w:t xml:space="preserve">, </w:t>
      </w:r>
      <w:r w:rsidRPr="00F26D83">
        <w:rPr>
          <w:i/>
          <w:iCs/>
          <w:sz w:val="18"/>
          <w:szCs w:val="18"/>
          <w:lang w:val="en-GB"/>
        </w:rPr>
        <w:t>56</w:t>
      </w:r>
      <w:r w:rsidRPr="00F26D83">
        <w:rPr>
          <w:sz w:val="18"/>
          <w:szCs w:val="18"/>
          <w:lang w:val="en-GB"/>
        </w:rPr>
        <w:t xml:space="preserve">(8), 1567–1578. </w:t>
      </w:r>
      <w:hyperlink r:id="rId31" w:history="1">
        <w:r w:rsidRPr="00F26D83">
          <w:rPr>
            <w:sz w:val="18"/>
            <w:szCs w:val="18"/>
            <w:lang w:val="en-GB"/>
          </w:rPr>
          <w:t>https://doi.org/10.1111/j.1365-2427.2011.02595.x</w:t>
        </w:r>
      </w:hyperlink>
    </w:p>
    <w:p w14:paraId="6DA64A05" w14:textId="77777777" w:rsidR="000B40E7" w:rsidRPr="00F26D83" w:rsidRDefault="000B40E7" w:rsidP="00DD6838">
      <w:pPr>
        <w:spacing w:after="0" w:line="360" w:lineRule="auto"/>
        <w:ind w:left="810" w:hanging="720"/>
        <w:rPr>
          <w:sz w:val="18"/>
          <w:szCs w:val="18"/>
          <w:lang w:val="en-GB"/>
        </w:rPr>
      </w:pPr>
      <w:r w:rsidRPr="00F26D83">
        <w:rPr>
          <w:sz w:val="18"/>
          <w:szCs w:val="18"/>
          <w:lang w:val="en-GB"/>
        </w:rPr>
        <w:t xml:space="preserve">Hartig, F., Lohse, L., &amp; leite, M. de S. (2024). DHARMa: Residual Diagnostics for Hierarchical (Multi-Level / Mixed) Regression Models (Version 0.4.7) [Computer software]. </w:t>
      </w:r>
      <w:hyperlink r:id="rId32" w:history="1">
        <w:r w:rsidRPr="00F26D83">
          <w:rPr>
            <w:sz w:val="18"/>
            <w:szCs w:val="18"/>
            <w:lang w:val="en-GB"/>
          </w:rPr>
          <w:t>https://cran.r-project.org/web/packages/DHARMa/index.html</w:t>
        </w:r>
      </w:hyperlink>
    </w:p>
    <w:p w14:paraId="1F7284B9" w14:textId="77777777" w:rsidR="000B40E7" w:rsidRPr="00F26D83" w:rsidRDefault="000B40E7" w:rsidP="00DD6838">
      <w:pPr>
        <w:spacing w:after="0" w:line="360" w:lineRule="auto"/>
        <w:ind w:left="810" w:hanging="720"/>
        <w:rPr>
          <w:sz w:val="18"/>
          <w:szCs w:val="18"/>
          <w:lang w:val="en-GB"/>
        </w:rPr>
      </w:pPr>
      <w:r w:rsidRPr="00F26D83">
        <w:rPr>
          <w:sz w:val="18"/>
          <w:szCs w:val="18"/>
          <w:lang w:val="en-GB"/>
        </w:rPr>
        <w:t xml:space="preserve">Hazlett, B. A. (2003). The Effects of Starvation on Crayfish Responses to Alarm Odor. </w:t>
      </w:r>
      <w:r w:rsidRPr="00F26D83">
        <w:rPr>
          <w:i/>
          <w:iCs/>
          <w:sz w:val="18"/>
          <w:szCs w:val="18"/>
          <w:lang w:val="en-GB"/>
        </w:rPr>
        <w:t>Ethology</w:t>
      </w:r>
      <w:r w:rsidRPr="00F26D83">
        <w:rPr>
          <w:sz w:val="18"/>
          <w:szCs w:val="18"/>
          <w:lang w:val="en-GB"/>
        </w:rPr>
        <w:t xml:space="preserve">, </w:t>
      </w:r>
      <w:r w:rsidRPr="00F26D83">
        <w:rPr>
          <w:i/>
          <w:iCs/>
          <w:sz w:val="18"/>
          <w:szCs w:val="18"/>
          <w:lang w:val="en-GB"/>
        </w:rPr>
        <w:t>109</w:t>
      </w:r>
      <w:r w:rsidRPr="00F26D83">
        <w:rPr>
          <w:sz w:val="18"/>
          <w:szCs w:val="18"/>
          <w:lang w:val="en-GB"/>
        </w:rPr>
        <w:t xml:space="preserve">(7), 587–592. </w:t>
      </w:r>
      <w:hyperlink r:id="rId33" w:history="1">
        <w:r w:rsidRPr="00F26D83">
          <w:rPr>
            <w:sz w:val="18"/>
            <w:szCs w:val="18"/>
            <w:lang w:val="en-GB"/>
          </w:rPr>
          <w:t>https://doi.org/10.1046/j.1439-0310.2003.00902.x</w:t>
        </w:r>
      </w:hyperlink>
    </w:p>
    <w:p w14:paraId="075A7E0F" w14:textId="77777777" w:rsidR="000B40E7" w:rsidRPr="00F26D83" w:rsidRDefault="000B40E7" w:rsidP="00DD6838">
      <w:pPr>
        <w:spacing w:after="0" w:line="360" w:lineRule="auto"/>
        <w:ind w:left="810" w:hanging="720"/>
        <w:rPr>
          <w:sz w:val="18"/>
          <w:szCs w:val="18"/>
          <w:lang w:val="en-GB"/>
        </w:rPr>
      </w:pPr>
      <w:r w:rsidRPr="00F26D83">
        <w:rPr>
          <w:sz w:val="18"/>
          <w:szCs w:val="18"/>
          <w:lang w:val="en-GB"/>
        </w:rPr>
        <w:t xml:space="preserve">Hicks, B. J. (1997). Food webs in forest and pasture streams in the Waikato region, New Zealand: A study based on analyses of stable isotopes of carbon and nitrogen, and fish gut contents. </w:t>
      </w:r>
      <w:r w:rsidRPr="00F26D83">
        <w:rPr>
          <w:i/>
          <w:iCs/>
          <w:sz w:val="18"/>
          <w:szCs w:val="18"/>
          <w:lang w:val="en-GB"/>
        </w:rPr>
        <w:t>New Zealand Journal of Marine and Freshwater Research</w:t>
      </w:r>
      <w:r w:rsidRPr="00F26D83">
        <w:rPr>
          <w:sz w:val="18"/>
          <w:szCs w:val="18"/>
          <w:lang w:val="en-GB"/>
        </w:rPr>
        <w:t xml:space="preserve">, </w:t>
      </w:r>
      <w:r w:rsidRPr="00F26D83">
        <w:rPr>
          <w:i/>
          <w:iCs/>
          <w:sz w:val="18"/>
          <w:szCs w:val="18"/>
          <w:lang w:val="en-GB"/>
        </w:rPr>
        <w:t>31</w:t>
      </w:r>
      <w:r w:rsidRPr="00F26D83">
        <w:rPr>
          <w:sz w:val="18"/>
          <w:szCs w:val="18"/>
          <w:lang w:val="en-GB"/>
        </w:rPr>
        <w:t xml:space="preserve">(5), 651–664. </w:t>
      </w:r>
      <w:hyperlink r:id="rId34" w:history="1">
        <w:r w:rsidRPr="00F26D83">
          <w:rPr>
            <w:sz w:val="18"/>
            <w:szCs w:val="18"/>
            <w:lang w:val="en-GB"/>
          </w:rPr>
          <w:t>https://doi.org/10.1080/00288330.1997.9516796</w:t>
        </w:r>
      </w:hyperlink>
    </w:p>
    <w:p w14:paraId="35A2B88D" w14:textId="77777777" w:rsidR="000B40E7" w:rsidRPr="00F26D83" w:rsidRDefault="000B40E7" w:rsidP="00DD6838">
      <w:pPr>
        <w:spacing w:after="0" w:line="360" w:lineRule="auto"/>
        <w:ind w:left="810" w:hanging="720"/>
        <w:rPr>
          <w:sz w:val="18"/>
          <w:szCs w:val="18"/>
          <w:lang w:val="en-GB"/>
        </w:rPr>
      </w:pPr>
      <w:r w:rsidRPr="00F26D83">
        <w:rPr>
          <w:sz w:val="18"/>
          <w:szCs w:val="18"/>
          <w:lang w:val="en-GB"/>
        </w:rPr>
        <w:t>Johnson, M. F., Rice, S. P., &amp; Reid, I. (2014). The activity of signal crayfish (</w:t>
      </w:r>
      <w:r w:rsidRPr="00F26D83">
        <w:rPr>
          <w:i/>
          <w:iCs/>
          <w:sz w:val="18"/>
          <w:szCs w:val="18"/>
          <w:lang w:val="en-GB"/>
        </w:rPr>
        <w:t>Pacifastacus leniusculus</w:t>
      </w:r>
      <w:r w:rsidRPr="00F26D83">
        <w:rPr>
          <w:sz w:val="18"/>
          <w:szCs w:val="18"/>
          <w:lang w:val="en-GB"/>
        </w:rPr>
        <w:t xml:space="preserve">) in relation to thermal and hydraulic dynamics of an alluvial stream, UK. </w:t>
      </w:r>
      <w:r w:rsidRPr="00F26D83">
        <w:rPr>
          <w:i/>
          <w:iCs/>
          <w:sz w:val="18"/>
          <w:szCs w:val="18"/>
          <w:lang w:val="en-GB"/>
        </w:rPr>
        <w:t>Hydrobiologia</w:t>
      </w:r>
      <w:r w:rsidRPr="00F26D83">
        <w:rPr>
          <w:sz w:val="18"/>
          <w:szCs w:val="18"/>
          <w:lang w:val="en-GB"/>
        </w:rPr>
        <w:t xml:space="preserve">, </w:t>
      </w:r>
      <w:r w:rsidRPr="00F26D83">
        <w:rPr>
          <w:i/>
          <w:iCs/>
          <w:sz w:val="18"/>
          <w:szCs w:val="18"/>
          <w:lang w:val="en-GB"/>
        </w:rPr>
        <w:t>724</w:t>
      </w:r>
      <w:r w:rsidRPr="00F26D83">
        <w:rPr>
          <w:sz w:val="18"/>
          <w:szCs w:val="18"/>
          <w:lang w:val="en-GB"/>
        </w:rPr>
        <w:t xml:space="preserve">(1), 41–54. </w:t>
      </w:r>
      <w:hyperlink r:id="rId35" w:history="1">
        <w:r w:rsidRPr="00F26D83">
          <w:rPr>
            <w:sz w:val="18"/>
            <w:szCs w:val="18"/>
            <w:lang w:val="en-GB"/>
          </w:rPr>
          <w:t>https://doi.org/10.1007/s10750-013-1708-1</w:t>
        </w:r>
      </w:hyperlink>
    </w:p>
    <w:p w14:paraId="3E8ECE6B" w14:textId="77777777" w:rsidR="000B40E7" w:rsidRPr="00F26D83" w:rsidRDefault="000B40E7" w:rsidP="00DD6838">
      <w:pPr>
        <w:spacing w:after="0" w:line="360" w:lineRule="auto"/>
        <w:ind w:left="810" w:hanging="720"/>
        <w:rPr>
          <w:sz w:val="18"/>
          <w:szCs w:val="18"/>
          <w:lang w:val="en-GB"/>
        </w:rPr>
      </w:pPr>
      <w:r w:rsidRPr="00F26D83">
        <w:rPr>
          <w:sz w:val="18"/>
          <w:szCs w:val="18"/>
          <w:lang w:val="en-GB"/>
        </w:rPr>
        <w:t xml:space="preserve">Kindinger, T. L., &amp; Albins, M. A. (2017). Consumptive and non-consumptive effects of an invasive marine predator on native coral-reef herbivores. </w:t>
      </w:r>
      <w:r w:rsidRPr="00F26D83">
        <w:rPr>
          <w:i/>
          <w:iCs/>
          <w:sz w:val="18"/>
          <w:szCs w:val="18"/>
          <w:lang w:val="en-GB"/>
        </w:rPr>
        <w:t>Biological Invasions</w:t>
      </w:r>
      <w:r w:rsidRPr="00F26D83">
        <w:rPr>
          <w:sz w:val="18"/>
          <w:szCs w:val="18"/>
          <w:lang w:val="en-GB"/>
        </w:rPr>
        <w:t xml:space="preserve">, </w:t>
      </w:r>
      <w:r w:rsidRPr="00F26D83">
        <w:rPr>
          <w:i/>
          <w:iCs/>
          <w:sz w:val="18"/>
          <w:szCs w:val="18"/>
          <w:lang w:val="en-GB"/>
        </w:rPr>
        <w:t>19</w:t>
      </w:r>
      <w:r w:rsidRPr="00F26D83">
        <w:rPr>
          <w:sz w:val="18"/>
          <w:szCs w:val="18"/>
          <w:lang w:val="en-GB"/>
        </w:rPr>
        <w:t xml:space="preserve">(1), 131–146. </w:t>
      </w:r>
      <w:hyperlink r:id="rId36" w:history="1">
        <w:r w:rsidRPr="00F26D83">
          <w:rPr>
            <w:sz w:val="18"/>
            <w:szCs w:val="18"/>
            <w:lang w:val="en-GB"/>
          </w:rPr>
          <w:t>https://doi.org/10.1007/s10530-016-1268-1</w:t>
        </w:r>
      </w:hyperlink>
    </w:p>
    <w:p w14:paraId="687AFD1F" w14:textId="54F3551A" w:rsidR="00200122" w:rsidRPr="00F26D83" w:rsidRDefault="00200122" w:rsidP="00DD6838">
      <w:pPr>
        <w:spacing w:after="0" w:line="360" w:lineRule="auto"/>
        <w:ind w:left="810" w:hanging="720"/>
        <w:rPr>
          <w:sz w:val="18"/>
          <w:szCs w:val="18"/>
          <w:lang w:val="en-GB"/>
        </w:rPr>
      </w:pPr>
      <w:r w:rsidRPr="00F26D83">
        <w:rPr>
          <w:sz w:val="18"/>
          <w:szCs w:val="18"/>
          <w:lang w:val="en-GB"/>
        </w:rPr>
        <w:t>Kusabs, I. A., Duggan, I. C., Scholes, P., Bruere, A., Te Kurapa, T. W., Grant, T., &amp; Burdon, F. J. (in revision).</w:t>
      </w:r>
      <w:r w:rsidR="004F2CF1" w:rsidRPr="00F26D83">
        <w:rPr>
          <w:sz w:val="18"/>
          <w:szCs w:val="18"/>
          <w:lang w:val="en-GB"/>
        </w:rPr>
        <w:t xml:space="preserve"> </w:t>
      </w:r>
      <w:r w:rsidRPr="00F26D83">
        <w:rPr>
          <w:i/>
          <w:iCs/>
          <w:sz w:val="18"/>
          <w:szCs w:val="18"/>
          <w:lang w:val="en-GB"/>
        </w:rPr>
        <w:t>Invasive catfish linked to the decline of freshwater crayfish in two Aotearoa New Zealand lakes</w:t>
      </w:r>
      <w:r w:rsidRPr="00F26D83">
        <w:rPr>
          <w:sz w:val="18"/>
          <w:szCs w:val="18"/>
          <w:lang w:val="en-GB"/>
        </w:rPr>
        <w:t>. Manuscript submitted for publication.</w:t>
      </w:r>
    </w:p>
    <w:p w14:paraId="79AD6F36" w14:textId="51BA05BD" w:rsidR="000B40E7" w:rsidRPr="00F26D83" w:rsidRDefault="000B40E7" w:rsidP="00DD6838">
      <w:pPr>
        <w:spacing w:after="0" w:line="360" w:lineRule="auto"/>
        <w:ind w:left="810" w:hanging="720"/>
        <w:rPr>
          <w:lang w:val="en-GB"/>
        </w:rPr>
      </w:pPr>
      <w:r w:rsidRPr="00F26D83">
        <w:rPr>
          <w:sz w:val="18"/>
          <w:szCs w:val="18"/>
          <w:lang w:val="en-GB"/>
        </w:rPr>
        <w:t xml:space="preserve">Kusabs, I. A., &amp; Quinn, J. M. (2009). Use of a traditional Maori harvesting method, the tau kōura, for monitoring kōura (freshwater crayfish, </w:t>
      </w:r>
      <w:r w:rsidRPr="00F26D83">
        <w:rPr>
          <w:i/>
          <w:iCs/>
          <w:sz w:val="18"/>
          <w:szCs w:val="18"/>
          <w:lang w:val="en-GB"/>
        </w:rPr>
        <w:t>Paranephrops planifrons</w:t>
      </w:r>
      <w:r w:rsidRPr="00F26D83">
        <w:rPr>
          <w:sz w:val="18"/>
          <w:szCs w:val="18"/>
          <w:lang w:val="en-GB"/>
        </w:rPr>
        <w:t xml:space="preserve">) in Lake Rotoiti, North Island, New Zealand. </w:t>
      </w:r>
      <w:r w:rsidRPr="00F26D83">
        <w:rPr>
          <w:i/>
          <w:iCs/>
          <w:sz w:val="18"/>
          <w:szCs w:val="18"/>
          <w:lang w:val="en-GB"/>
        </w:rPr>
        <w:t>New Zealand Journal of Marine and Freshwater Research</w:t>
      </w:r>
      <w:r w:rsidRPr="00F26D83">
        <w:rPr>
          <w:sz w:val="18"/>
          <w:szCs w:val="18"/>
          <w:lang w:val="en-GB"/>
        </w:rPr>
        <w:t xml:space="preserve">, </w:t>
      </w:r>
      <w:r w:rsidRPr="00F26D83">
        <w:rPr>
          <w:i/>
          <w:iCs/>
          <w:sz w:val="18"/>
          <w:szCs w:val="18"/>
          <w:lang w:val="en-GB"/>
        </w:rPr>
        <w:t>43</w:t>
      </w:r>
      <w:r w:rsidRPr="00F26D83">
        <w:rPr>
          <w:sz w:val="18"/>
          <w:szCs w:val="18"/>
          <w:lang w:val="en-GB"/>
        </w:rPr>
        <w:t xml:space="preserve">(3), 713–722. </w:t>
      </w:r>
      <w:hyperlink r:id="rId37" w:history="1">
        <w:r w:rsidRPr="00F26D83">
          <w:rPr>
            <w:sz w:val="18"/>
            <w:szCs w:val="18"/>
            <w:lang w:val="en-GB"/>
          </w:rPr>
          <w:t>https://doi.org/10.1080/00288330909510036</w:t>
        </w:r>
      </w:hyperlink>
    </w:p>
    <w:p w14:paraId="7DE4414E" w14:textId="77777777" w:rsidR="00E843DB" w:rsidRPr="00E843DB" w:rsidRDefault="00E843DB" w:rsidP="00E843DB">
      <w:pPr>
        <w:spacing w:after="0" w:line="360" w:lineRule="auto"/>
        <w:ind w:left="810" w:hanging="720"/>
        <w:rPr>
          <w:sz w:val="18"/>
          <w:szCs w:val="18"/>
          <w:lang w:val="en-GB"/>
        </w:rPr>
      </w:pPr>
      <w:r w:rsidRPr="00E843DB">
        <w:rPr>
          <w:sz w:val="18"/>
          <w:szCs w:val="18"/>
          <w:lang w:val="en-GB"/>
        </w:rPr>
        <w:t xml:space="preserve">Laundré, J. W., Hernández, L., &amp; Altendorf, K. B. (2001). Wolves, elk, and bison: Reestablishing the “landscape of fear” in Yellowstone National Park, U.S.A. </w:t>
      </w:r>
      <w:r w:rsidRPr="00E843DB">
        <w:rPr>
          <w:i/>
          <w:iCs/>
          <w:sz w:val="18"/>
          <w:szCs w:val="18"/>
          <w:lang w:val="en-GB"/>
        </w:rPr>
        <w:t>Canadian Journal of Zoology</w:t>
      </w:r>
      <w:r w:rsidRPr="00E843DB">
        <w:rPr>
          <w:sz w:val="18"/>
          <w:szCs w:val="18"/>
          <w:lang w:val="en-GB"/>
        </w:rPr>
        <w:t xml:space="preserve">, </w:t>
      </w:r>
      <w:r w:rsidRPr="00E843DB">
        <w:rPr>
          <w:i/>
          <w:iCs/>
          <w:sz w:val="18"/>
          <w:szCs w:val="18"/>
          <w:lang w:val="en-GB"/>
        </w:rPr>
        <w:t>79</w:t>
      </w:r>
      <w:r w:rsidRPr="00E843DB">
        <w:rPr>
          <w:sz w:val="18"/>
          <w:szCs w:val="18"/>
          <w:lang w:val="en-GB"/>
        </w:rPr>
        <w:t xml:space="preserve">(8), 1401–1409. </w:t>
      </w:r>
      <w:hyperlink r:id="rId38" w:history="1">
        <w:r w:rsidRPr="00E843DB">
          <w:rPr>
            <w:rStyle w:val="Hyperlink"/>
            <w:color w:val="auto"/>
            <w:sz w:val="18"/>
            <w:szCs w:val="18"/>
            <w:u w:val="none"/>
            <w:lang w:val="en-GB"/>
          </w:rPr>
          <w:t>https://doi.org/10.1139/z01-094</w:t>
        </w:r>
      </w:hyperlink>
    </w:p>
    <w:p w14:paraId="0D906E58" w14:textId="77777777" w:rsidR="000B40E7" w:rsidRPr="00F26D83" w:rsidRDefault="000B40E7" w:rsidP="00DD6838">
      <w:pPr>
        <w:spacing w:after="0" w:line="360" w:lineRule="auto"/>
        <w:ind w:left="810" w:hanging="720"/>
        <w:rPr>
          <w:sz w:val="18"/>
          <w:szCs w:val="18"/>
          <w:lang w:val="en-GB"/>
        </w:rPr>
      </w:pPr>
      <w:r w:rsidRPr="00F26D83">
        <w:rPr>
          <w:sz w:val="18"/>
          <w:szCs w:val="18"/>
          <w:lang w:val="en-GB"/>
        </w:rPr>
        <w:t xml:space="preserve">Lee, F., Kusabs, I. A. K., Perry, G. L. W., &amp; MacNeil, C. (2025). Identifying refugia from the synergistic threats of climate change and invasive species. </w:t>
      </w:r>
      <w:r w:rsidRPr="00F26D83">
        <w:rPr>
          <w:i/>
          <w:iCs/>
          <w:sz w:val="18"/>
          <w:szCs w:val="18"/>
          <w:lang w:val="en-GB"/>
        </w:rPr>
        <w:t>Web Ecology</w:t>
      </w:r>
      <w:r w:rsidRPr="00F26D83">
        <w:rPr>
          <w:sz w:val="18"/>
          <w:szCs w:val="18"/>
          <w:lang w:val="en-GB"/>
        </w:rPr>
        <w:t xml:space="preserve">, </w:t>
      </w:r>
      <w:r w:rsidRPr="00F26D83">
        <w:rPr>
          <w:i/>
          <w:iCs/>
          <w:sz w:val="18"/>
          <w:szCs w:val="18"/>
          <w:lang w:val="en-GB"/>
        </w:rPr>
        <w:t>25</w:t>
      </w:r>
      <w:r w:rsidRPr="00F26D83">
        <w:rPr>
          <w:sz w:val="18"/>
          <w:szCs w:val="18"/>
          <w:lang w:val="en-GB"/>
        </w:rPr>
        <w:t xml:space="preserve">(2), 221–239. </w:t>
      </w:r>
      <w:hyperlink r:id="rId39" w:history="1">
        <w:r w:rsidRPr="00F26D83">
          <w:rPr>
            <w:sz w:val="18"/>
            <w:szCs w:val="18"/>
            <w:lang w:val="en-GB"/>
          </w:rPr>
          <w:t>https://doi.org/10.5194/we-25-221-2025</w:t>
        </w:r>
      </w:hyperlink>
    </w:p>
    <w:p w14:paraId="78E5E607" w14:textId="77777777" w:rsidR="000B40E7" w:rsidRPr="00F26D83" w:rsidRDefault="000B40E7" w:rsidP="00DD6838">
      <w:pPr>
        <w:spacing w:after="0" w:line="360" w:lineRule="auto"/>
        <w:ind w:left="810" w:hanging="720"/>
        <w:rPr>
          <w:sz w:val="18"/>
          <w:szCs w:val="18"/>
          <w:lang w:val="en-GB"/>
        </w:rPr>
      </w:pPr>
      <w:r w:rsidRPr="00F26D83">
        <w:rPr>
          <w:sz w:val="18"/>
          <w:szCs w:val="18"/>
          <w:lang w:val="en-GB"/>
        </w:rPr>
        <w:t xml:space="preserve">Lenth, R. V., Piaskowski, J., Banfai, B., Bolker, B., Buerkner, P., Giné-Vázquez, I., Hervé, M., Jung, M., Love, J., Miguez, F., Riebl, H., &amp; Singmann, H. (2026). emmeans: Estimated Marginal Means, aka Least-Squares Means (Version 2.0.2) [Computer software]. </w:t>
      </w:r>
      <w:hyperlink r:id="rId40" w:history="1">
        <w:r w:rsidRPr="00F26D83">
          <w:rPr>
            <w:sz w:val="18"/>
            <w:szCs w:val="18"/>
            <w:lang w:val="en-GB"/>
          </w:rPr>
          <w:t>https://cran.r-project.org/web/packages/emmeans/index.html</w:t>
        </w:r>
      </w:hyperlink>
    </w:p>
    <w:p w14:paraId="26B6A65C" w14:textId="77777777" w:rsidR="000B40E7" w:rsidRPr="00F26D83" w:rsidRDefault="000B40E7" w:rsidP="00DD6838">
      <w:pPr>
        <w:spacing w:after="0" w:line="360" w:lineRule="auto"/>
        <w:ind w:left="810" w:hanging="720"/>
        <w:rPr>
          <w:sz w:val="18"/>
          <w:szCs w:val="18"/>
          <w:lang w:val="en-GB"/>
        </w:rPr>
      </w:pPr>
      <w:r w:rsidRPr="00F26D83">
        <w:rPr>
          <w:sz w:val="18"/>
          <w:szCs w:val="18"/>
          <w:lang w:val="en-GB"/>
        </w:rPr>
        <w:t xml:space="preserve">Lima, S. L., &amp; Dill, L. M. (1990). Behavioral decisions made under the risk of predation: A review and prospectus. </w:t>
      </w:r>
      <w:r w:rsidRPr="00F26D83">
        <w:rPr>
          <w:i/>
          <w:iCs/>
          <w:sz w:val="18"/>
          <w:szCs w:val="18"/>
          <w:lang w:val="en-GB"/>
        </w:rPr>
        <w:t>Canadian Journal of Zoology</w:t>
      </w:r>
      <w:r w:rsidRPr="00F26D83">
        <w:rPr>
          <w:sz w:val="18"/>
          <w:szCs w:val="18"/>
          <w:lang w:val="en-GB"/>
        </w:rPr>
        <w:t xml:space="preserve">, </w:t>
      </w:r>
      <w:r w:rsidRPr="00F26D83">
        <w:rPr>
          <w:i/>
          <w:iCs/>
          <w:sz w:val="18"/>
          <w:szCs w:val="18"/>
          <w:lang w:val="en-GB"/>
        </w:rPr>
        <w:t>68</w:t>
      </w:r>
      <w:r w:rsidRPr="00F26D83">
        <w:rPr>
          <w:sz w:val="18"/>
          <w:szCs w:val="18"/>
          <w:lang w:val="en-GB"/>
        </w:rPr>
        <w:t xml:space="preserve">(4), 619–640. </w:t>
      </w:r>
      <w:hyperlink r:id="rId41" w:history="1">
        <w:r w:rsidRPr="00F26D83">
          <w:rPr>
            <w:sz w:val="18"/>
            <w:szCs w:val="18"/>
            <w:lang w:val="en-GB"/>
          </w:rPr>
          <w:t>https://doi.org/10.1139/z90-092</w:t>
        </w:r>
      </w:hyperlink>
    </w:p>
    <w:p w14:paraId="4818EF2A" w14:textId="77777777" w:rsidR="000B40E7" w:rsidRPr="00F26D83" w:rsidRDefault="000B40E7" w:rsidP="00DD6838">
      <w:pPr>
        <w:spacing w:after="0" w:line="360" w:lineRule="auto"/>
        <w:ind w:left="810" w:hanging="720"/>
        <w:rPr>
          <w:sz w:val="18"/>
          <w:szCs w:val="18"/>
          <w:lang w:val="en-GB"/>
        </w:rPr>
      </w:pPr>
      <w:r w:rsidRPr="00F26D83">
        <w:rPr>
          <w:sz w:val="18"/>
          <w:szCs w:val="18"/>
          <w:lang w:val="en-GB"/>
        </w:rPr>
        <w:t xml:space="preserve">MacNeil, C., Lee, F., Kusabs, I., &amp; Holmes, R. (2025). The biter bit; scavenging behaviour of native freshwater crayfish on the carrion of native and introduced fish predators in Aotearoa-New Zealand. </w:t>
      </w:r>
      <w:r w:rsidRPr="00F26D83">
        <w:rPr>
          <w:i/>
          <w:iCs/>
          <w:sz w:val="18"/>
          <w:szCs w:val="18"/>
          <w:lang w:val="en-GB"/>
        </w:rPr>
        <w:t>Knowledge &amp; Management of Aquatic Ecosystems</w:t>
      </w:r>
      <w:r w:rsidRPr="00F26D83">
        <w:rPr>
          <w:sz w:val="18"/>
          <w:szCs w:val="18"/>
          <w:lang w:val="en-GB"/>
        </w:rPr>
        <w:t>, (</w:t>
      </w:r>
      <w:r w:rsidRPr="00F26D83">
        <w:rPr>
          <w:i/>
          <w:iCs/>
          <w:sz w:val="18"/>
          <w:szCs w:val="18"/>
          <w:lang w:val="en-GB"/>
        </w:rPr>
        <w:t>426</w:t>
      </w:r>
      <w:r w:rsidRPr="00F26D83">
        <w:rPr>
          <w:sz w:val="18"/>
          <w:szCs w:val="18"/>
          <w:lang w:val="en-GB"/>
        </w:rPr>
        <w:t xml:space="preserve">), 29. </w:t>
      </w:r>
      <w:hyperlink r:id="rId42" w:history="1">
        <w:r w:rsidRPr="00F26D83">
          <w:rPr>
            <w:sz w:val="18"/>
            <w:szCs w:val="18"/>
            <w:lang w:val="en-GB"/>
          </w:rPr>
          <w:t>https://doi.org/10.1051/kmae/2025022</w:t>
        </w:r>
      </w:hyperlink>
    </w:p>
    <w:p w14:paraId="7F9BECA1" w14:textId="77777777" w:rsidR="000B40E7" w:rsidRPr="00F26D83" w:rsidRDefault="000B40E7" w:rsidP="00DD6838">
      <w:pPr>
        <w:spacing w:after="0" w:line="360" w:lineRule="auto"/>
        <w:ind w:left="810" w:hanging="720"/>
        <w:rPr>
          <w:sz w:val="18"/>
          <w:szCs w:val="18"/>
          <w:lang w:val="en-GB"/>
        </w:rPr>
      </w:pPr>
      <w:r w:rsidRPr="00F26D83">
        <w:rPr>
          <w:sz w:val="18"/>
          <w:szCs w:val="18"/>
          <w:lang w:val="en-GB"/>
        </w:rPr>
        <w:t xml:space="preserve">Martin, C. W. (2014). Naïve prey exhibit reduced antipredator behavior and survivorship. </w:t>
      </w:r>
      <w:r w:rsidRPr="00F26D83">
        <w:rPr>
          <w:i/>
          <w:iCs/>
          <w:sz w:val="18"/>
          <w:szCs w:val="18"/>
          <w:lang w:val="en-GB"/>
        </w:rPr>
        <w:t>PeerJ</w:t>
      </w:r>
      <w:r w:rsidRPr="00F26D83">
        <w:rPr>
          <w:sz w:val="18"/>
          <w:szCs w:val="18"/>
          <w:lang w:val="en-GB"/>
        </w:rPr>
        <w:t xml:space="preserve">, </w:t>
      </w:r>
      <w:r w:rsidRPr="00F26D83">
        <w:rPr>
          <w:i/>
          <w:iCs/>
          <w:sz w:val="18"/>
          <w:szCs w:val="18"/>
          <w:lang w:val="en-GB"/>
        </w:rPr>
        <w:t>2</w:t>
      </w:r>
      <w:r w:rsidRPr="00F26D83">
        <w:rPr>
          <w:sz w:val="18"/>
          <w:szCs w:val="18"/>
          <w:lang w:val="en-GB"/>
        </w:rPr>
        <w:t xml:space="preserve">, e665. </w:t>
      </w:r>
      <w:hyperlink r:id="rId43" w:history="1">
        <w:r w:rsidRPr="00F26D83">
          <w:rPr>
            <w:sz w:val="18"/>
            <w:szCs w:val="18"/>
            <w:lang w:val="en-GB"/>
          </w:rPr>
          <w:t>https://doi.org/10.7717/peerj.665</w:t>
        </w:r>
      </w:hyperlink>
    </w:p>
    <w:p w14:paraId="65AAB950" w14:textId="77777777" w:rsidR="00E853F3" w:rsidRPr="00E853F3" w:rsidRDefault="00E853F3" w:rsidP="00E853F3">
      <w:pPr>
        <w:spacing w:after="0" w:line="360" w:lineRule="auto"/>
        <w:ind w:left="810" w:hanging="720"/>
        <w:rPr>
          <w:ins w:id="340" w:author="Raven, Olivier (Student)" w:date="2026-05-21T10:38:00Z"/>
          <w:sz w:val="18"/>
          <w:szCs w:val="18"/>
          <w:lang w:val="en-GB"/>
        </w:rPr>
      </w:pPr>
      <w:ins w:id="341" w:author="Raven, Olivier (Student)" w:date="2026-05-21T10:38:00Z">
        <w:r w:rsidRPr="00E853F3">
          <w:rPr>
            <w:sz w:val="18"/>
            <w:szCs w:val="18"/>
            <w:lang w:val="en-GB"/>
          </w:rPr>
          <w:t xml:space="preserve">Martin, M., Boubée, J., &amp; Kusabs, I. (2007). </w:t>
        </w:r>
        <w:r w:rsidRPr="00E853F3">
          <w:rPr>
            <w:i/>
            <w:iCs/>
            <w:sz w:val="18"/>
            <w:szCs w:val="18"/>
            <w:lang w:val="en-GB"/>
          </w:rPr>
          <w:t>Taonga and mahinga kai of the Te Arawa lakes: A review of current knowledge—Tuna</w:t>
        </w:r>
        <w:r w:rsidRPr="00E853F3">
          <w:rPr>
            <w:sz w:val="18"/>
            <w:szCs w:val="18"/>
            <w:lang w:val="en-GB"/>
          </w:rPr>
          <w:t xml:space="preserve"> (NIWA Project: TACF062 Nos. HAM2007-022; p. 27). National Institute of Water &amp; Atmospheric Research Ltd. </w:t>
        </w:r>
        <w:r w:rsidRPr="00E853F3">
          <w:rPr>
            <w:sz w:val="18"/>
            <w:szCs w:val="18"/>
            <w:lang w:val="en-GB"/>
          </w:rPr>
          <w:fldChar w:fldCharType="begin"/>
        </w:r>
        <w:r w:rsidRPr="00E853F3">
          <w:rPr>
            <w:sz w:val="18"/>
            <w:szCs w:val="18"/>
            <w:lang w:val="en-GB"/>
          </w:rPr>
          <w:instrText>HYPERLINK "https://niwa.co.nz/sites/default/files/2025-04/te_arawa_species_report_tuna_0.pdf"</w:instrText>
        </w:r>
        <w:r w:rsidRPr="00E853F3">
          <w:rPr>
            <w:sz w:val="18"/>
            <w:szCs w:val="18"/>
            <w:lang w:val="en-GB"/>
          </w:rPr>
        </w:r>
        <w:r w:rsidRPr="00E853F3">
          <w:rPr>
            <w:sz w:val="18"/>
            <w:szCs w:val="18"/>
            <w:lang w:val="en-GB"/>
          </w:rPr>
          <w:fldChar w:fldCharType="separate"/>
        </w:r>
        <w:r w:rsidRPr="00E853F3">
          <w:rPr>
            <w:rStyle w:val="Hyperlink"/>
            <w:sz w:val="18"/>
            <w:szCs w:val="18"/>
            <w:lang w:val="en-GB"/>
          </w:rPr>
          <w:t>https://niwa.co.nz/sites/default/files/2025-04/te_arawa_species_report_tuna_0.pdf</w:t>
        </w:r>
      </w:ins>
      <w:ins w:id="342" w:author="Raven, Olivier (Student)" w:date="2026-05-21T10:38:00Z" w16du:dateUtc="2026-05-20T22:38:00Z">
        <w:r w:rsidRPr="00E853F3">
          <w:rPr>
            <w:sz w:val="18"/>
            <w:szCs w:val="18"/>
            <w:lang w:val="en-GB"/>
          </w:rPr>
          <w:fldChar w:fldCharType="end"/>
        </w:r>
      </w:ins>
    </w:p>
    <w:p w14:paraId="1BD1DC8B" w14:textId="77777777" w:rsidR="000B40E7" w:rsidRPr="00F26D83" w:rsidRDefault="000B40E7" w:rsidP="00DD6838">
      <w:pPr>
        <w:spacing w:after="0" w:line="360" w:lineRule="auto"/>
        <w:ind w:left="810" w:hanging="720"/>
        <w:rPr>
          <w:sz w:val="18"/>
          <w:szCs w:val="18"/>
          <w:lang w:val="en-GB"/>
        </w:rPr>
      </w:pPr>
      <w:r w:rsidRPr="00F26D83">
        <w:rPr>
          <w:sz w:val="18"/>
          <w:szCs w:val="18"/>
          <w:lang w:val="en-GB"/>
        </w:rPr>
        <w:lastRenderedPageBreak/>
        <w:t xml:space="preserve">McDowall, R. M. (1990). New Zealand freshwater fishes: A natural history and guide. </w:t>
      </w:r>
      <w:hyperlink r:id="rId44" w:history="1">
        <w:r w:rsidRPr="00F26D83">
          <w:rPr>
            <w:sz w:val="18"/>
            <w:szCs w:val="18"/>
            <w:lang w:val="en-GB"/>
          </w:rPr>
          <w:t>https://agris.fao.org/search/en/providers/122621/records/6473966cce9437aa76003d0e</w:t>
        </w:r>
      </w:hyperlink>
    </w:p>
    <w:p w14:paraId="5D06844E" w14:textId="77777777" w:rsidR="000B40E7" w:rsidRPr="00F26D83" w:rsidRDefault="000B40E7" w:rsidP="00DD6838">
      <w:pPr>
        <w:spacing w:after="0" w:line="360" w:lineRule="auto"/>
        <w:ind w:left="810" w:hanging="720"/>
        <w:rPr>
          <w:sz w:val="18"/>
          <w:szCs w:val="18"/>
          <w:lang w:val="en-GB"/>
        </w:rPr>
      </w:pPr>
      <w:r w:rsidRPr="00F26D83">
        <w:rPr>
          <w:sz w:val="18"/>
          <w:szCs w:val="18"/>
          <w:lang w:val="en-GB"/>
        </w:rPr>
        <w:t xml:space="preserve">Nyström, P. (2005). Non‐lethal predator effects on the performance of a native and an exotic crayfish species. </w:t>
      </w:r>
      <w:r w:rsidRPr="00F26D83">
        <w:rPr>
          <w:i/>
          <w:iCs/>
          <w:sz w:val="18"/>
          <w:szCs w:val="18"/>
          <w:lang w:val="en-GB"/>
        </w:rPr>
        <w:t>Freshwater Biology</w:t>
      </w:r>
      <w:r w:rsidRPr="00F26D83">
        <w:rPr>
          <w:sz w:val="18"/>
          <w:szCs w:val="18"/>
          <w:lang w:val="en-GB"/>
        </w:rPr>
        <w:t xml:space="preserve">, </w:t>
      </w:r>
      <w:r w:rsidRPr="00F26D83">
        <w:rPr>
          <w:i/>
          <w:iCs/>
          <w:sz w:val="18"/>
          <w:szCs w:val="18"/>
          <w:lang w:val="en-GB"/>
        </w:rPr>
        <w:t>50</w:t>
      </w:r>
      <w:r w:rsidRPr="00F26D83">
        <w:rPr>
          <w:sz w:val="18"/>
          <w:szCs w:val="18"/>
          <w:lang w:val="en-GB"/>
        </w:rPr>
        <w:t xml:space="preserve">(12), 1938–1949. </w:t>
      </w:r>
      <w:hyperlink r:id="rId45" w:history="1">
        <w:r w:rsidRPr="00F26D83">
          <w:rPr>
            <w:sz w:val="18"/>
            <w:szCs w:val="18"/>
            <w:lang w:val="en-GB"/>
          </w:rPr>
          <w:t>https://doi.org/10.1111/j.1365-2427.2005.01438.x</w:t>
        </w:r>
      </w:hyperlink>
    </w:p>
    <w:p w14:paraId="5E0E8CEF" w14:textId="77777777" w:rsidR="000B40E7" w:rsidRPr="00F26D83" w:rsidRDefault="000B40E7" w:rsidP="00DD6838">
      <w:pPr>
        <w:spacing w:after="0" w:line="360" w:lineRule="auto"/>
        <w:ind w:left="810" w:hanging="720"/>
        <w:rPr>
          <w:sz w:val="18"/>
          <w:szCs w:val="18"/>
          <w:lang w:val="en-GB"/>
        </w:rPr>
      </w:pPr>
      <w:r w:rsidRPr="00F26D83">
        <w:rPr>
          <w:sz w:val="18"/>
          <w:szCs w:val="18"/>
          <w:lang w:val="en-GB"/>
        </w:rPr>
        <w:t xml:space="preserve">Parkyn, S. M., Collier, K. J., &amp; Hicks, B. J. (2001). New Zealand stream crayfish: Functional omnivores but trophic predators? </w:t>
      </w:r>
      <w:r w:rsidRPr="00F26D83">
        <w:rPr>
          <w:i/>
          <w:iCs/>
          <w:sz w:val="18"/>
          <w:szCs w:val="18"/>
          <w:lang w:val="en-GB"/>
        </w:rPr>
        <w:t>Freshwater Biology</w:t>
      </w:r>
      <w:r w:rsidRPr="00F26D83">
        <w:rPr>
          <w:sz w:val="18"/>
          <w:szCs w:val="18"/>
          <w:lang w:val="en-GB"/>
        </w:rPr>
        <w:t xml:space="preserve">, </w:t>
      </w:r>
      <w:r w:rsidRPr="00F26D83">
        <w:rPr>
          <w:i/>
          <w:iCs/>
          <w:sz w:val="18"/>
          <w:szCs w:val="18"/>
          <w:lang w:val="en-GB"/>
        </w:rPr>
        <w:t>46</w:t>
      </w:r>
      <w:r w:rsidRPr="00F26D83">
        <w:rPr>
          <w:sz w:val="18"/>
          <w:szCs w:val="18"/>
          <w:lang w:val="en-GB"/>
        </w:rPr>
        <w:t xml:space="preserve">(5), 641–652. </w:t>
      </w:r>
      <w:hyperlink r:id="rId46" w:history="1">
        <w:r w:rsidRPr="00F26D83">
          <w:rPr>
            <w:sz w:val="18"/>
            <w:szCs w:val="18"/>
            <w:lang w:val="en-GB"/>
          </w:rPr>
          <w:t>https://doi.org/10.1046/j.1365-2427.2001.00702.x</w:t>
        </w:r>
      </w:hyperlink>
    </w:p>
    <w:p w14:paraId="29A23840" w14:textId="28C2DE59" w:rsidR="00086C02" w:rsidRPr="00086C02" w:rsidRDefault="00086C02" w:rsidP="00086C02">
      <w:pPr>
        <w:spacing w:after="0" w:line="360" w:lineRule="auto"/>
        <w:ind w:left="810" w:hanging="720"/>
        <w:rPr>
          <w:sz w:val="18"/>
          <w:szCs w:val="18"/>
          <w:lang w:val="en-GB"/>
        </w:rPr>
      </w:pPr>
      <w:r w:rsidRPr="00086C02">
        <w:rPr>
          <w:sz w:val="18"/>
          <w:szCs w:val="18"/>
          <w:lang w:val="en-GB"/>
        </w:rPr>
        <w:t xml:space="preserve">Peacor, S. D., &amp; Werner, E. E. (2001). The contribution of trait-mediated indirect effects to the net effects of a predator. </w:t>
      </w:r>
      <w:r w:rsidRPr="00086C02">
        <w:rPr>
          <w:i/>
          <w:iCs/>
          <w:sz w:val="18"/>
          <w:szCs w:val="18"/>
          <w:lang w:val="en-GB"/>
        </w:rPr>
        <w:t>Proceedings of the National Academy of Sciences of the United States of America</w:t>
      </w:r>
      <w:r w:rsidRPr="00086C02">
        <w:rPr>
          <w:sz w:val="18"/>
          <w:szCs w:val="18"/>
          <w:lang w:val="en-GB"/>
        </w:rPr>
        <w:t xml:space="preserve">, </w:t>
      </w:r>
      <w:r w:rsidRPr="00086C02">
        <w:rPr>
          <w:i/>
          <w:iCs/>
          <w:sz w:val="18"/>
          <w:szCs w:val="18"/>
          <w:lang w:val="en-GB"/>
        </w:rPr>
        <w:t>98</w:t>
      </w:r>
      <w:r w:rsidRPr="00086C02">
        <w:rPr>
          <w:sz w:val="18"/>
          <w:szCs w:val="18"/>
          <w:lang w:val="en-GB"/>
        </w:rPr>
        <w:t xml:space="preserve">(7), 3904–3908. </w:t>
      </w:r>
      <w:hyperlink r:id="rId47" w:history="1">
        <w:r w:rsidRPr="00086C02">
          <w:rPr>
            <w:rStyle w:val="Hyperlink"/>
            <w:color w:val="auto"/>
            <w:sz w:val="18"/>
            <w:szCs w:val="18"/>
            <w:u w:val="none"/>
            <w:lang w:val="en-GB"/>
          </w:rPr>
          <w:t>https://doi.org/10.1073/pnas.071061998</w:t>
        </w:r>
      </w:hyperlink>
    </w:p>
    <w:p w14:paraId="6F419C8A" w14:textId="77777777" w:rsidR="000B40E7" w:rsidRPr="00F26D83" w:rsidRDefault="000B40E7" w:rsidP="00DD6838">
      <w:pPr>
        <w:spacing w:after="0" w:line="360" w:lineRule="auto"/>
        <w:ind w:left="810" w:hanging="720"/>
        <w:rPr>
          <w:sz w:val="18"/>
          <w:szCs w:val="18"/>
          <w:lang w:val="en-GB"/>
        </w:rPr>
      </w:pPr>
      <w:r w:rsidRPr="00F26D83">
        <w:rPr>
          <w:sz w:val="18"/>
          <w:szCs w:val="18"/>
          <w:lang w:val="en-GB"/>
        </w:rPr>
        <w:t xml:space="preserve">Preisser, E. L., Bolnick, D. I., &amp; Benard, M. F. (2005). Scared to Death? The Effects of Intimidation and Consumption in Predator–Prey Interactions. </w:t>
      </w:r>
      <w:r w:rsidRPr="00F26D83">
        <w:rPr>
          <w:i/>
          <w:iCs/>
          <w:sz w:val="18"/>
          <w:szCs w:val="18"/>
          <w:lang w:val="en-GB"/>
        </w:rPr>
        <w:t>Ecology</w:t>
      </w:r>
      <w:r w:rsidRPr="00F26D83">
        <w:rPr>
          <w:sz w:val="18"/>
          <w:szCs w:val="18"/>
          <w:lang w:val="en-GB"/>
        </w:rPr>
        <w:t xml:space="preserve">, </w:t>
      </w:r>
      <w:r w:rsidRPr="00F26D83">
        <w:rPr>
          <w:i/>
          <w:iCs/>
          <w:sz w:val="18"/>
          <w:szCs w:val="18"/>
          <w:lang w:val="en-GB"/>
        </w:rPr>
        <w:t>86</w:t>
      </w:r>
      <w:r w:rsidRPr="00F26D83">
        <w:rPr>
          <w:sz w:val="18"/>
          <w:szCs w:val="18"/>
          <w:lang w:val="en-GB"/>
        </w:rPr>
        <w:t xml:space="preserve">(2), 501–509. </w:t>
      </w:r>
      <w:hyperlink r:id="rId48" w:history="1">
        <w:r w:rsidRPr="00F26D83">
          <w:rPr>
            <w:sz w:val="18"/>
            <w:szCs w:val="18"/>
            <w:lang w:val="en-GB"/>
          </w:rPr>
          <w:t>https://doi.org/10.1890/04-0719</w:t>
        </w:r>
      </w:hyperlink>
    </w:p>
    <w:p w14:paraId="7919070C" w14:textId="77777777" w:rsidR="00B01334" w:rsidRPr="00B01334" w:rsidRDefault="00B01334" w:rsidP="00B01334">
      <w:pPr>
        <w:spacing w:after="0" w:line="360" w:lineRule="auto"/>
        <w:ind w:left="810" w:hanging="720"/>
        <w:rPr>
          <w:sz w:val="18"/>
          <w:szCs w:val="18"/>
          <w:lang w:val="en-GB"/>
        </w:rPr>
      </w:pPr>
      <w:r w:rsidRPr="00B01334">
        <w:rPr>
          <w:sz w:val="18"/>
          <w:szCs w:val="18"/>
          <w:lang w:val="en-GB"/>
        </w:rPr>
        <w:t xml:space="preserve">Preisser, E. L., &amp; Bolnick, D. I. (2008). The Many Faces of Fear: Comparing the Pathways and Impacts of Nonconsumptive Predator Effects on Prey Populations. </w:t>
      </w:r>
      <w:r w:rsidRPr="00B01334">
        <w:rPr>
          <w:i/>
          <w:iCs/>
          <w:sz w:val="18"/>
          <w:szCs w:val="18"/>
          <w:lang w:val="en-GB"/>
        </w:rPr>
        <w:t>PLOS ONE</w:t>
      </w:r>
      <w:r w:rsidRPr="00B01334">
        <w:rPr>
          <w:sz w:val="18"/>
          <w:szCs w:val="18"/>
          <w:lang w:val="en-GB"/>
        </w:rPr>
        <w:t xml:space="preserve">, </w:t>
      </w:r>
      <w:r w:rsidRPr="00B01334">
        <w:rPr>
          <w:i/>
          <w:iCs/>
          <w:sz w:val="18"/>
          <w:szCs w:val="18"/>
          <w:lang w:val="en-GB"/>
        </w:rPr>
        <w:t>3</w:t>
      </w:r>
      <w:r w:rsidRPr="00B01334">
        <w:rPr>
          <w:sz w:val="18"/>
          <w:szCs w:val="18"/>
          <w:lang w:val="en-GB"/>
        </w:rPr>
        <w:t xml:space="preserve">(6), e2465. </w:t>
      </w:r>
      <w:hyperlink r:id="rId49" w:history="1">
        <w:r w:rsidRPr="00B01334">
          <w:rPr>
            <w:rStyle w:val="Hyperlink"/>
            <w:color w:val="auto"/>
            <w:sz w:val="18"/>
            <w:szCs w:val="18"/>
            <w:u w:val="none"/>
            <w:lang w:val="en-GB"/>
          </w:rPr>
          <w:t>https://doi.org/10.1371/journal.pone.0002465</w:t>
        </w:r>
      </w:hyperlink>
    </w:p>
    <w:p w14:paraId="431F53AB" w14:textId="77777777" w:rsidR="000B40E7" w:rsidRPr="00F26D83" w:rsidRDefault="000B40E7" w:rsidP="00DD6838">
      <w:pPr>
        <w:spacing w:after="0" w:line="360" w:lineRule="auto"/>
        <w:ind w:left="810" w:hanging="720"/>
        <w:rPr>
          <w:sz w:val="18"/>
          <w:szCs w:val="18"/>
          <w:lang w:val="en-GB"/>
        </w:rPr>
      </w:pPr>
      <w:r w:rsidRPr="00F26D83">
        <w:rPr>
          <w:sz w:val="18"/>
          <w:szCs w:val="18"/>
          <w:lang w:val="en-GB"/>
        </w:rPr>
        <w:t xml:space="preserve">R Core Team. (2025). R: A Language and Environment for Statistical Computing. R Foundation for Statistical Computing [Computer software]. </w:t>
      </w:r>
      <w:hyperlink r:id="rId50" w:history="1">
        <w:r w:rsidRPr="00F26D83">
          <w:rPr>
            <w:sz w:val="18"/>
            <w:szCs w:val="18"/>
            <w:lang w:val="en-GB"/>
          </w:rPr>
          <w:t>https://www.R-project.org/</w:t>
        </w:r>
      </w:hyperlink>
    </w:p>
    <w:p w14:paraId="23D99293" w14:textId="77777777" w:rsidR="000B40E7" w:rsidRPr="00F26D83" w:rsidRDefault="000B40E7" w:rsidP="00DD6838">
      <w:pPr>
        <w:spacing w:after="0" w:line="360" w:lineRule="auto"/>
        <w:ind w:left="810" w:hanging="720"/>
        <w:rPr>
          <w:sz w:val="18"/>
          <w:szCs w:val="18"/>
          <w:lang w:val="en-GB"/>
        </w:rPr>
      </w:pPr>
      <w:r w:rsidRPr="00F26D83">
        <w:rPr>
          <w:sz w:val="18"/>
          <w:szCs w:val="18"/>
          <w:lang w:val="en-GB"/>
        </w:rPr>
        <w:t>Ramberg-Pihl, N. C., &amp; Yurewicz, K. L. (2020). Behavioral responses of northern crayfish (</w:t>
      </w:r>
      <w:r w:rsidRPr="00F26D83">
        <w:rPr>
          <w:i/>
          <w:iCs/>
          <w:sz w:val="18"/>
          <w:szCs w:val="18"/>
          <w:lang w:val="en-GB"/>
        </w:rPr>
        <w:t>Faxonius virilis</w:t>
      </w:r>
      <w:r w:rsidRPr="00F26D83">
        <w:rPr>
          <w:sz w:val="18"/>
          <w:szCs w:val="18"/>
          <w:lang w:val="en-GB"/>
        </w:rPr>
        <w:t>) to conspecific alarm cues and predator cues from smallmouth bass (</w:t>
      </w:r>
      <w:r w:rsidRPr="00F26D83">
        <w:rPr>
          <w:i/>
          <w:iCs/>
          <w:sz w:val="18"/>
          <w:szCs w:val="18"/>
          <w:lang w:val="en-GB"/>
        </w:rPr>
        <w:t>Micropterus dolomieu</w:t>
      </w:r>
      <w:r w:rsidRPr="00F26D83">
        <w:rPr>
          <w:sz w:val="18"/>
          <w:szCs w:val="18"/>
          <w:lang w:val="en-GB"/>
        </w:rPr>
        <w:t xml:space="preserve">). </w:t>
      </w:r>
      <w:r w:rsidRPr="00F26D83">
        <w:rPr>
          <w:i/>
          <w:iCs/>
          <w:sz w:val="18"/>
          <w:szCs w:val="18"/>
          <w:lang w:val="en-GB"/>
        </w:rPr>
        <w:t>Marine and Freshwater Behaviour and Physiology</w:t>
      </w:r>
      <w:r w:rsidRPr="00F26D83">
        <w:rPr>
          <w:sz w:val="18"/>
          <w:szCs w:val="18"/>
          <w:lang w:val="en-GB"/>
        </w:rPr>
        <w:t xml:space="preserve">, </w:t>
      </w:r>
      <w:r w:rsidRPr="00F26D83">
        <w:rPr>
          <w:i/>
          <w:iCs/>
          <w:sz w:val="18"/>
          <w:szCs w:val="18"/>
          <w:lang w:val="en-GB"/>
        </w:rPr>
        <w:t>53</w:t>
      </w:r>
      <w:r w:rsidRPr="00F26D83">
        <w:rPr>
          <w:sz w:val="18"/>
          <w:szCs w:val="18"/>
          <w:lang w:val="en-GB"/>
        </w:rPr>
        <w:t xml:space="preserve">(1), 1–16. </w:t>
      </w:r>
      <w:hyperlink r:id="rId51" w:history="1">
        <w:r w:rsidRPr="00F26D83">
          <w:rPr>
            <w:sz w:val="18"/>
            <w:szCs w:val="18"/>
            <w:lang w:val="en-GB"/>
          </w:rPr>
          <w:t>https://doi.org/10.1080/10236244.2020.1717338</w:t>
        </w:r>
      </w:hyperlink>
    </w:p>
    <w:p w14:paraId="6CD8E7DE" w14:textId="77777777" w:rsidR="000B40E7" w:rsidRPr="00F26D83" w:rsidRDefault="000B40E7" w:rsidP="00DD6838">
      <w:pPr>
        <w:spacing w:after="0" w:line="360" w:lineRule="auto"/>
        <w:ind w:left="810" w:hanging="720"/>
        <w:rPr>
          <w:sz w:val="18"/>
          <w:szCs w:val="18"/>
          <w:lang w:val="en-GB"/>
        </w:rPr>
      </w:pPr>
      <w:r w:rsidRPr="00F26D83">
        <w:rPr>
          <w:sz w:val="18"/>
          <w:szCs w:val="18"/>
          <w:lang w:val="en-GB"/>
        </w:rPr>
        <w:t xml:space="preserve">Ryan, P. (2009, March 1). Eels | Te Ara Encyclopedia of New Zealand. </w:t>
      </w:r>
      <w:hyperlink r:id="rId52" w:history="1">
        <w:r w:rsidRPr="00F26D83">
          <w:rPr>
            <w:sz w:val="18"/>
            <w:szCs w:val="18"/>
            <w:lang w:val="en-GB"/>
          </w:rPr>
          <w:t>https://teara.govt.nz/en/eels</w:t>
        </w:r>
      </w:hyperlink>
    </w:p>
    <w:p w14:paraId="48FDA49E" w14:textId="77777777" w:rsidR="00BB07D8" w:rsidRPr="00BB07D8" w:rsidRDefault="00BB07D8" w:rsidP="00BB07D8">
      <w:pPr>
        <w:spacing w:after="0" w:line="360" w:lineRule="auto"/>
        <w:ind w:left="810" w:hanging="720"/>
        <w:rPr>
          <w:sz w:val="18"/>
          <w:szCs w:val="18"/>
          <w:lang w:val="en-GB"/>
        </w:rPr>
      </w:pPr>
      <w:r w:rsidRPr="00BB07D8">
        <w:rPr>
          <w:sz w:val="18"/>
          <w:szCs w:val="18"/>
          <w:lang w:val="en-GB"/>
        </w:rPr>
        <w:t xml:space="preserve">Schmitz, O. J., Beckerman, A. P., &amp; O’Brien, K. M. (1997). Behaviorally Mediated Trophic Cascades: Effects of Predation Risk on Food Web Interactions. </w:t>
      </w:r>
      <w:r w:rsidRPr="00BB07D8">
        <w:rPr>
          <w:i/>
          <w:iCs/>
          <w:sz w:val="18"/>
          <w:szCs w:val="18"/>
          <w:lang w:val="en-GB"/>
        </w:rPr>
        <w:t>Ecology</w:t>
      </w:r>
      <w:r w:rsidRPr="00BB07D8">
        <w:rPr>
          <w:sz w:val="18"/>
          <w:szCs w:val="18"/>
          <w:lang w:val="en-GB"/>
        </w:rPr>
        <w:t xml:space="preserve">, </w:t>
      </w:r>
      <w:r w:rsidRPr="00BB07D8">
        <w:rPr>
          <w:i/>
          <w:iCs/>
          <w:sz w:val="18"/>
          <w:szCs w:val="18"/>
          <w:lang w:val="en-GB"/>
        </w:rPr>
        <w:t>78</w:t>
      </w:r>
      <w:r w:rsidRPr="00BB07D8">
        <w:rPr>
          <w:sz w:val="18"/>
          <w:szCs w:val="18"/>
          <w:lang w:val="en-GB"/>
        </w:rPr>
        <w:t xml:space="preserve">(5), 1388–1399. </w:t>
      </w:r>
      <w:hyperlink r:id="rId53" w:history="1">
        <w:r w:rsidRPr="00BB07D8">
          <w:rPr>
            <w:rStyle w:val="Hyperlink"/>
            <w:color w:val="auto"/>
            <w:sz w:val="18"/>
            <w:szCs w:val="18"/>
            <w:u w:val="none"/>
            <w:lang w:val="en-GB"/>
          </w:rPr>
          <w:t>https://doi.org/10.1890/0012-9658(1997)078%255B1388:BMTCEO%255D2.0.CO;2</w:t>
        </w:r>
      </w:hyperlink>
    </w:p>
    <w:p w14:paraId="58442104" w14:textId="77777777" w:rsidR="000B40E7" w:rsidRPr="00F26D83" w:rsidRDefault="000B40E7" w:rsidP="00DD6838">
      <w:pPr>
        <w:spacing w:after="0" w:line="360" w:lineRule="auto"/>
        <w:ind w:left="810" w:hanging="720"/>
        <w:rPr>
          <w:sz w:val="18"/>
          <w:szCs w:val="18"/>
          <w:lang w:val="en-GB"/>
        </w:rPr>
      </w:pPr>
      <w:r w:rsidRPr="00F26D83">
        <w:rPr>
          <w:sz w:val="18"/>
          <w:szCs w:val="18"/>
          <w:lang w:val="en-GB"/>
        </w:rPr>
        <w:t xml:space="preserve">Scott, W. B., &amp; Crossman, E. J. (1973). Freshwater fishes of Canada. </w:t>
      </w:r>
      <w:r w:rsidRPr="00F26D83">
        <w:rPr>
          <w:i/>
          <w:iCs/>
          <w:sz w:val="18"/>
          <w:szCs w:val="18"/>
          <w:lang w:val="en-GB"/>
        </w:rPr>
        <w:t>Fisheries Research Board of Canada</w:t>
      </w:r>
      <w:r w:rsidRPr="00F26D83">
        <w:rPr>
          <w:sz w:val="18"/>
          <w:szCs w:val="18"/>
          <w:lang w:val="en-GB"/>
        </w:rPr>
        <w:t>.</w:t>
      </w:r>
    </w:p>
    <w:p w14:paraId="48B3698C" w14:textId="77777777" w:rsidR="000B40E7" w:rsidRPr="00F26D83" w:rsidRDefault="000B40E7" w:rsidP="00DD6838">
      <w:pPr>
        <w:spacing w:after="0" w:line="360" w:lineRule="auto"/>
        <w:ind w:left="810" w:hanging="720"/>
        <w:rPr>
          <w:sz w:val="18"/>
          <w:szCs w:val="18"/>
          <w:lang w:val="en-GB"/>
        </w:rPr>
      </w:pPr>
      <w:r w:rsidRPr="00F26D83">
        <w:rPr>
          <w:sz w:val="18"/>
          <w:szCs w:val="18"/>
          <w:lang w:val="en-GB"/>
        </w:rPr>
        <w:t>Shave, Cathy. R., Townsend, C. R., &amp; Crowl, T. A. (1994). Anti-predator behaviours of a freshwater crayfish (</w:t>
      </w:r>
      <w:r w:rsidRPr="00F26D83">
        <w:rPr>
          <w:i/>
          <w:iCs/>
          <w:sz w:val="18"/>
          <w:szCs w:val="18"/>
          <w:lang w:val="en-GB"/>
        </w:rPr>
        <w:t>Paranephrops zealandicus</w:t>
      </w:r>
      <w:r w:rsidRPr="00F26D83">
        <w:rPr>
          <w:sz w:val="18"/>
          <w:szCs w:val="18"/>
          <w:lang w:val="en-GB"/>
        </w:rPr>
        <w:t xml:space="preserve">) to a native and an introduced predator. </w:t>
      </w:r>
      <w:r w:rsidRPr="00F26D83">
        <w:rPr>
          <w:i/>
          <w:iCs/>
          <w:sz w:val="18"/>
          <w:szCs w:val="18"/>
          <w:lang w:val="en-GB"/>
        </w:rPr>
        <w:t>New Zealand Journal of Ecology</w:t>
      </w:r>
      <w:r w:rsidRPr="00F26D83">
        <w:rPr>
          <w:sz w:val="18"/>
          <w:szCs w:val="18"/>
          <w:lang w:val="en-GB"/>
        </w:rPr>
        <w:t xml:space="preserve">, </w:t>
      </w:r>
      <w:r w:rsidRPr="00F26D83">
        <w:rPr>
          <w:i/>
          <w:iCs/>
          <w:sz w:val="18"/>
          <w:szCs w:val="18"/>
          <w:lang w:val="en-GB"/>
        </w:rPr>
        <w:t>18</w:t>
      </w:r>
      <w:r w:rsidRPr="00F26D83">
        <w:rPr>
          <w:sz w:val="18"/>
          <w:szCs w:val="18"/>
          <w:lang w:val="en-GB"/>
        </w:rPr>
        <w:t>(1), 1–10.</w:t>
      </w:r>
    </w:p>
    <w:p w14:paraId="658005DE" w14:textId="77777777" w:rsidR="00E222D3" w:rsidRPr="00F26D83" w:rsidRDefault="00E222D3" w:rsidP="00E222D3">
      <w:pPr>
        <w:spacing w:after="0" w:line="360" w:lineRule="auto"/>
        <w:ind w:left="810" w:hanging="720"/>
        <w:rPr>
          <w:sz w:val="18"/>
          <w:szCs w:val="18"/>
          <w:lang w:val="en-GB"/>
        </w:rPr>
      </w:pPr>
      <w:r w:rsidRPr="00F26D83">
        <w:rPr>
          <w:sz w:val="18"/>
          <w:szCs w:val="18"/>
          <w:lang w:val="en-GB"/>
        </w:rPr>
        <w:t xml:space="preserve">Sheriff, M. J., Peacor, S. D., Hawlena, D., &amp; Thaker, M. (2020). Non-consumptive predator effects on prey population size: A dearth of evidence. </w:t>
      </w:r>
      <w:r w:rsidRPr="00F26D83">
        <w:rPr>
          <w:i/>
          <w:iCs/>
          <w:sz w:val="18"/>
          <w:szCs w:val="18"/>
          <w:lang w:val="en-GB"/>
        </w:rPr>
        <w:t>Journal of Animal Ecology</w:t>
      </w:r>
      <w:r w:rsidRPr="00F26D83">
        <w:rPr>
          <w:sz w:val="18"/>
          <w:szCs w:val="18"/>
          <w:lang w:val="en-GB"/>
        </w:rPr>
        <w:t xml:space="preserve">, </w:t>
      </w:r>
      <w:r w:rsidRPr="00F26D83">
        <w:rPr>
          <w:i/>
          <w:iCs/>
          <w:sz w:val="18"/>
          <w:szCs w:val="18"/>
          <w:lang w:val="en-GB"/>
        </w:rPr>
        <w:t>89</w:t>
      </w:r>
      <w:r w:rsidRPr="00F26D83">
        <w:rPr>
          <w:sz w:val="18"/>
          <w:szCs w:val="18"/>
          <w:lang w:val="en-GB"/>
        </w:rPr>
        <w:t xml:space="preserve">(6), 1302–1316. </w:t>
      </w:r>
      <w:hyperlink r:id="rId54" w:history="1">
        <w:r w:rsidRPr="00F26D83">
          <w:rPr>
            <w:rStyle w:val="Hyperlink"/>
            <w:color w:val="auto"/>
            <w:sz w:val="18"/>
            <w:szCs w:val="18"/>
            <w:u w:val="none"/>
            <w:lang w:val="en-GB"/>
          </w:rPr>
          <w:t>https://doi.org/10.1111/1365-2656.13213</w:t>
        </w:r>
      </w:hyperlink>
    </w:p>
    <w:p w14:paraId="25E50A8F" w14:textId="77777777" w:rsidR="000B40E7" w:rsidRPr="00F26D83" w:rsidRDefault="000B40E7" w:rsidP="00DD6838">
      <w:pPr>
        <w:spacing w:after="0" w:line="360" w:lineRule="auto"/>
        <w:ind w:left="810" w:hanging="720"/>
        <w:rPr>
          <w:sz w:val="18"/>
          <w:szCs w:val="18"/>
          <w:lang w:val="en-GB"/>
        </w:rPr>
      </w:pPr>
      <w:r w:rsidRPr="00F26D83">
        <w:rPr>
          <w:sz w:val="18"/>
          <w:szCs w:val="18"/>
          <w:lang w:val="en-GB"/>
        </w:rPr>
        <w:t xml:space="preserve">Sih, A., Bolnick, D. I., Luttbeg, B., Orrock, J. L., Peacor, S. D., Pintor, L. M., Preisser, E., Rehage, J. S., &amp; Vonesh, J. R. (2010). Predator–prey naïveté, antipredator behavior, and the ecology of predator invasions. </w:t>
      </w:r>
      <w:r w:rsidRPr="00F26D83">
        <w:rPr>
          <w:i/>
          <w:iCs/>
          <w:sz w:val="18"/>
          <w:szCs w:val="18"/>
          <w:lang w:val="en-GB"/>
        </w:rPr>
        <w:t>Oikos</w:t>
      </w:r>
      <w:r w:rsidRPr="00F26D83">
        <w:rPr>
          <w:sz w:val="18"/>
          <w:szCs w:val="18"/>
          <w:lang w:val="en-GB"/>
        </w:rPr>
        <w:t xml:space="preserve">, </w:t>
      </w:r>
      <w:r w:rsidRPr="00F26D83">
        <w:rPr>
          <w:i/>
          <w:iCs/>
          <w:sz w:val="18"/>
          <w:szCs w:val="18"/>
          <w:lang w:val="en-GB"/>
        </w:rPr>
        <w:t>119</w:t>
      </w:r>
      <w:r w:rsidRPr="00F26D83">
        <w:rPr>
          <w:sz w:val="18"/>
          <w:szCs w:val="18"/>
          <w:lang w:val="en-GB"/>
        </w:rPr>
        <w:t xml:space="preserve">(4), 610–621. </w:t>
      </w:r>
      <w:hyperlink r:id="rId55" w:history="1">
        <w:r w:rsidRPr="00F26D83">
          <w:rPr>
            <w:sz w:val="18"/>
            <w:szCs w:val="18"/>
            <w:lang w:val="en-GB"/>
          </w:rPr>
          <w:t>https://doi.org/10.1111/j.1600-0706.2009.18039.x</w:t>
        </w:r>
      </w:hyperlink>
    </w:p>
    <w:p w14:paraId="29D72640" w14:textId="77777777" w:rsidR="00E55C01" w:rsidRPr="00E55C01" w:rsidRDefault="00E55C01" w:rsidP="00E55C01">
      <w:pPr>
        <w:spacing w:after="0" w:line="360" w:lineRule="auto"/>
        <w:ind w:left="810" w:hanging="720"/>
        <w:rPr>
          <w:sz w:val="18"/>
          <w:szCs w:val="18"/>
          <w:lang w:val="en-GB"/>
        </w:rPr>
      </w:pPr>
      <w:r w:rsidRPr="00E55C01">
        <w:rPr>
          <w:sz w:val="18"/>
          <w:szCs w:val="18"/>
          <w:lang w:val="en-GB"/>
        </w:rPr>
        <w:t xml:space="preserve">Sih, A., Ferrari, M. C. O., &amp; Harris, D. J. (2011). Evolution and behavioural responses to human-induced rapid environmental change. </w:t>
      </w:r>
      <w:r w:rsidRPr="00E55C01">
        <w:rPr>
          <w:i/>
          <w:iCs/>
          <w:sz w:val="18"/>
          <w:szCs w:val="18"/>
          <w:lang w:val="en-GB"/>
        </w:rPr>
        <w:t>Evolutionary Applications</w:t>
      </w:r>
      <w:r w:rsidRPr="00E55C01">
        <w:rPr>
          <w:sz w:val="18"/>
          <w:szCs w:val="18"/>
          <w:lang w:val="en-GB"/>
        </w:rPr>
        <w:t xml:space="preserve">, </w:t>
      </w:r>
      <w:r w:rsidRPr="00E55C01">
        <w:rPr>
          <w:i/>
          <w:iCs/>
          <w:sz w:val="18"/>
          <w:szCs w:val="18"/>
          <w:lang w:val="en-GB"/>
        </w:rPr>
        <w:t>4</w:t>
      </w:r>
      <w:r w:rsidRPr="00E55C01">
        <w:rPr>
          <w:sz w:val="18"/>
          <w:szCs w:val="18"/>
          <w:lang w:val="en-GB"/>
        </w:rPr>
        <w:t xml:space="preserve">(2), 367–387. </w:t>
      </w:r>
      <w:hyperlink r:id="rId56" w:history="1">
        <w:r w:rsidRPr="00E55C01">
          <w:rPr>
            <w:rStyle w:val="Hyperlink"/>
            <w:color w:val="auto"/>
            <w:sz w:val="18"/>
            <w:szCs w:val="18"/>
            <w:u w:val="none"/>
            <w:lang w:val="en-GB"/>
          </w:rPr>
          <w:t>https://doi.org/10.1111/j.1752-4571.2010.00166.x</w:t>
        </w:r>
      </w:hyperlink>
    </w:p>
    <w:p w14:paraId="5ED2DC99" w14:textId="77777777" w:rsidR="000B40E7" w:rsidRPr="00F26D83" w:rsidRDefault="000B40E7" w:rsidP="00DD6838">
      <w:pPr>
        <w:spacing w:after="0" w:line="360" w:lineRule="auto"/>
        <w:ind w:left="810" w:hanging="720"/>
        <w:rPr>
          <w:sz w:val="18"/>
          <w:szCs w:val="18"/>
          <w:lang w:val="en-GB"/>
        </w:rPr>
      </w:pPr>
      <w:r w:rsidRPr="00F26D83">
        <w:rPr>
          <w:sz w:val="18"/>
          <w:szCs w:val="18"/>
          <w:lang w:val="en-GB"/>
        </w:rPr>
        <w:t xml:space="preserve">Sih, A., Chung, H. J., Neylan, I., Ortiz-Jimenez, C., Sakai, O., &amp; Szeligowski, R. (2023). Fear generalization and behavioral responses to multiple dangers. </w:t>
      </w:r>
      <w:r w:rsidRPr="00F26D83">
        <w:rPr>
          <w:i/>
          <w:iCs/>
          <w:sz w:val="18"/>
          <w:szCs w:val="18"/>
          <w:lang w:val="en-GB"/>
        </w:rPr>
        <w:t>Trends in Ecology &amp; Evolution</w:t>
      </w:r>
      <w:r w:rsidRPr="00F26D83">
        <w:rPr>
          <w:sz w:val="18"/>
          <w:szCs w:val="18"/>
          <w:lang w:val="en-GB"/>
        </w:rPr>
        <w:t xml:space="preserve">, </w:t>
      </w:r>
      <w:r w:rsidRPr="00F26D83">
        <w:rPr>
          <w:i/>
          <w:iCs/>
          <w:sz w:val="18"/>
          <w:szCs w:val="18"/>
          <w:lang w:val="en-GB"/>
        </w:rPr>
        <w:t>38</w:t>
      </w:r>
      <w:r w:rsidRPr="00F26D83">
        <w:rPr>
          <w:sz w:val="18"/>
          <w:szCs w:val="18"/>
          <w:lang w:val="en-GB"/>
        </w:rPr>
        <w:t xml:space="preserve">(4), 369–380. </w:t>
      </w:r>
      <w:hyperlink r:id="rId57" w:history="1">
        <w:r w:rsidRPr="00F26D83">
          <w:rPr>
            <w:sz w:val="18"/>
            <w:szCs w:val="18"/>
            <w:lang w:val="en-GB"/>
          </w:rPr>
          <w:t>https://doi.org/10.1016/j.tree.2022.11.001</w:t>
        </w:r>
      </w:hyperlink>
    </w:p>
    <w:p w14:paraId="644EB107" w14:textId="77777777" w:rsidR="00BB7F07" w:rsidRPr="00BB7F07" w:rsidRDefault="00BB7F07" w:rsidP="00BB7F07">
      <w:pPr>
        <w:spacing w:after="0" w:line="360" w:lineRule="auto"/>
        <w:ind w:left="810" w:hanging="720"/>
        <w:rPr>
          <w:sz w:val="18"/>
          <w:szCs w:val="18"/>
          <w:lang w:val="en-GB"/>
        </w:rPr>
      </w:pPr>
      <w:r w:rsidRPr="00BB7F07">
        <w:rPr>
          <w:sz w:val="18"/>
          <w:szCs w:val="18"/>
          <w:lang w:val="en-GB"/>
        </w:rPr>
        <w:t>Smee, D. L., &amp; Weissburg, M. J. (2006). Hard Clams (</w:t>
      </w:r>
      <w:r w:rsidRPr="00BB7F07">
        <w:rPr>
          <w:i/>
          <w:iCs/>
          <w:sz w:val="18"/>
          <w:szCs w:val="18"/>
          <w:lang w:val="en-GB"/>
        </w:rPr>
        <w:t>Mercenaria mercenaria</w:t>
      </w:r>
      <w:r w:rsidRPr="00BB7F07">
        <w:rPr>
          <w:sz w:val="18"/>
          <w:szCs w:val="18"/>
          <w:lang w:val="en-GB"/>
        </w:rPr>
        <w:t xml:space="preserve">) Evaluate Predation Risk Using Chemical Signals from Predators and Injured Conspecifics. </w:t>
      </w:r>
      <w:r w:rsidRPr="00BB7F07">
        <w:rPr>
          <w:i/>
          <w:iCs/>
          <w:sz w:val="18"/>
          <w:szCs w:val="18"/>
          <w:lang w:val="en-GB"/>
        </w:rPr>
        <w:t>Journal of Chemical Ecology</w:t>
      </w:r>
      <w:r w:rsidRPr="00BB7F07">
        <w:rPr>
          <w:sz w:val="18"/>
          <w:szCs w:val="18"/>
          <w:lang w:val="en-GB"/>
        </w:rPr>
        <w:t xml:space="preserve">, </w:t>
      </w:r>
      <w:r w:rsidRPr="00BB7F07">
        <w:rPr>
          <w:i/>
          <w:iCs/>
          <w:sz w:val="18"/>
          <w:szCs w:val="18"/>
          <w:lang w:val="en-GB"/>
        </w:rPr>
        <w:t>32</w:t>
      </w:r>
      <w:r w:rsidRPr="00BB7F07">
        <w:rPr>
          <w:sz w:val="18"/>
          <w:szCs w:val="18"/>
          <w:lang w:val="en-GB"/>
        </w:rPr>
        <w:t xml:space="preserve">(3), 605–619. </w:t>
      </w:r>
      <w:hyperlink r:id="rId58" w:history="1">
        <w:r w:rsidRPr="00BB7F07">
          <w:rPr>
            <w:rStyle w:val="Hyperlink"/>
            <w:color w:val="auto"/>
            <w:sz w:val="18"/>
            <w:szCs w:val="18"/>
            <w:u w:val="none"/>
            <w:lang w:val="en-GB"/>
          </w:rPr>
          <w:t>https://doi.org/10.1007/s10886-005-9021-8</w:t>
        </w:r>
      </w:hyperlink>
    </w:p>
    <w:p w14:paraId="4798DD52" w14:textId="77777777" w:rsidR="00FD3BAD" w:rsidRPr="00FD3BAD" w:rsidRDefault="00FD3BAD" w:rsidP="00FD3BAD">
      <w:pPr>
        <w:spacing w:after="0" w:line="360" w:lineRule="auto"/>
        <w:ind w:left="810" w:hanging="720"/>
        <w:rPr>
          <w:sz w:val="18"/>
          <w:szCs w:val="18"/>
          <w:lang w:val="en-GB"/>
        </w:rPr>
      </w:pPr>
      <w:r w:rsidRPr="00FD3BAD">
        <w:rPr>
          <w:sz w:val="18"/>
          <w:szCs w:val="18"/>
          <w:lang w:val="en-GB"/>
        </w:rPr>
        <w:t xml:space="preserve">Sniegula, S., Konczarek, D., Bonk, M., Antoł, A., Amer, N. R., &amp; Stoks, R. (2025). Non-consumptive effects of native, alien and invasive alien crayfish on damselfly egg life history and carry-over effects on larval physiology. </w:t>
      </w:r>
      <w:r w:rsidRPr="00FD3BAD">
        <w:rPr>
          <w:i/>
          <w:iCs/>
          <w:sz w:val="18"/>
          <w:szCs w:val="18"/>
          <w:lang w:val="en-GB"/>
        </w:rPr>
        <w:t>NeoBiota</w:t>
      </w:r>
      <w:r w:rsidRPr="00FD3BAD">
        <w:rPr>
          <w:sz w:val="18"/>
          <w:szCs w:val="18"/>
          <w:lang w:val="en-GB"/>
        </w:rPr>
        <w:t xml:space="preserve">, </w:t>
      </w:r>
      <w:r w:rsidRPr="00FD3BAD">
        <w:rPr>
          <w:i/>
          <w:iCs/>
          <w:sz w:val="18"/>
          <w:szCs w:val="18"/>
          <w:lang w:val="en-GB"/>
        </w:rPr>
        <w:t>97</w:t>
      </w:r>
      <w:r w:rsidRPr="00FD3BAD">
        <w:rPr>
          <w:sz w:val="18"/>
          <w:szCs w:val="18"/>
          <w:lang w:val="en-GB"/>
        </w:rPr>
        <w:t xml:space="preserve">, 215–235. </w:t>
      </w:r>
      <w:hyperlink r:id="rId59" w:history="1">
        <w:r w:rsidRPr="00FD3BAD">
          <w:rPr>
            <w:rStyle w:val="Hyperlink"/>
            <w:color w:val="auto"/>
            <w:sz w:val="18"/>
            <w:szCs w:val="18"/>
            <w:u w:val="none"/>
            <w:lang w:val="en-GB"/>
          </w:rPr>
          <w:t>https://doi.org/10.3897/neobiota.97.139760</w:t>
        </w:r>
      </w:hyperlink>
    </w:p>
    <w:p w14:paraId="0F5571B9" w14:textId="77777777" w:rsidR="000B40E7" w:rsidRPr="00F26D83" w:rsidRDefault="000B40E7" w:rsidP="00DD6838">
      <w:pPr>
        <w:spacing w:after="0" w:line="360" w:lineRule="auto"/>
        <w:ind w:left="810" w:hanging="720"/>
        <w:rPr>
          <w:sz w:val="18"/>
          <w:szCs w:val="18"/>
          <w:lang w:val="en-GB"/>
        </w:rPr>
      </w:pPr>
      <w:r w:rsidRPr="00F26D83">
        <w:rPr>
          <w:sz w:val="18"/>
          <w:szCs w:val="18"/>
          <w:lang w:val="en-GB"/>
        </w:rPr>
        <w:lastRenderedPageBreak/>
        <w:t xml:space="preserve">Stebbing, P. D., Watson, G. J., &amp; Bentley, M. G. (2010). The response to disturbance chemicals and predator odours of juvenile and adult signal crayfish </w:t>
      </w:r>
      <w:r w:rsidRPr="00F26D83">
        <w:rPr>
          <w:i/>
          <w:iCs/>
          <w:sz w:val="18"/>
          <w:szCs w:val="18"/>
          <w:lang w:val="en-GB"/>
        </w:rPr>
        <w:t>Pacifastacus leniusculus</w:t>
      </w:r>
      <w:r w:rsidRPr="00F26D83">
        <w:rPr>
          <w:sz w:val="18"/>
          <w:szCs w:val="18"/>
          <w:lang w:val="en-GB"/>
        </w:rPr>
        <w:t xml:space="preserve"> (Dana). </w:t>
      </w:r>
      <w:r w:rsidRPr="00F26D83">
        <w:rPr>
          <w:i/>
          <w:iCs/>
          <w:sz w:val="18"/>
          <w:szCs w:val="18"/>
          <w:lang w:val="en-GB"/>
        </w:rPr>
        <w:t>Marine and Freshwater Behaviour and Physiology</w:t>
      </w:r>
      <w:r w:rsidRPr="00F26D83">
        <w:rPr>
          <w:sz w:val="18"/>
          <w:szCs w:val="18"/>
          <w:lang w:val="en-GB"/>
        </w:rPr>
        <w:t xml:space="preserve">, </w:t>
      </w:r>
      <w:r w:rsidRPr="00F26D83">
        <w:rPr>
          <w:i/>
          <w:iCs/>
          <w:sz w:val="18"/>
          <w:szCs w:val="18"/>
          <w:lang w:val="en-GB"/>
        </w:rPr>
        <w:t>43</w:t>
      </w:r>
      <w:r w:rsidRPr="00F26D83">
        <w:rPr>
          <w:sz w:val="18"/>
          <w:szCs w:val="18"/>
          <w:lang w:val="en-GB"/>
        </w:rPr>
        <w:t xml:space="preserve">(3), 183–195. </w:t>
      </w:r>
      <w:hyperlink r:id="rId60" w:history="1">
        <w:r w:rsidRPr="00F26D83">
          <w:rPr>
            <w:sz w:val="18"/>
            <w:szCs w:val="18"/>
            <w:lang w:val="en-GB"/>
          </w:rPr>
          <w:t>https://doi.org/10.1080/10236244.2010.487301</w:t>
        </w:r>
      </w:hyperlink>
    </w:p>
    <w:p w14:paraId="5BF878DB" w14:textId="77777777" w:rsidR="000B40E7" w:rsidRPr="00F26D83" w:rsidRDefault="000B40E7" w:rsidP="00DD6838">
      <w:pPr>
        <w:spacing w:after="0" w:line="360" w:lineRule="auto"/>
        <w:ind w:left="810" w:hanging="720"/>
        <w:rPr>
          <w:sz w:val="18"/>
          <w:szCs w:val="18"/>
          <w:lang w:val="en-GB"/>
        </w:rPr>
      </w:pPr>
      <w:r w:rsidRPr="00F26D83">
        <w:rPr>
          <w:sz w:val="18"/>
          <w:szCs w:val="18"/>
          <w:lang w:val="en-GB"/>
        </w:rPr>
        <w:t xml:space="preserve">Stein, R. A., &amp; Magnuson, J. J. (1976). Behavioral Response of Crayfish to a Fish Predator. </w:t>
      </w:r>
      <w:r w:rsidRPr="00F26D83">
        <w:rPr>
          <w:i/>
          <w:iCs/>
          <w:sz w:val="18"/>
          <w:szCs w:val="18"/>
          <w:lang w:val="en-GB"/>
        </w:rPr>
        <w:t>Ecology</w:t>
      </w:r>
      <w:r w:rsidRPr="00F26D83">
        <w:rPr>
          <w:sz w:val="18"/>
          <w:szCs w:val="18"/>
          <w:lang w:val="en-GB"/>
        </w:rPr>
        <w:t xml:space="preserve">, </w:t>
      </w:r>
      <w:r w:rsidRPr="00F26D83">
        <w:rPr>
          <w:i/>
          <w:iCs/>
          <w:sz w:val="18"/>
          <w:szCs w:val="18"/>
          <w:lang w:val="en-GB"/>
        </w:rPr>
        <w:t>57</w:t>
      </w:r>
      <w:r w:rsidRPr="00F26D83">
        <w:rPr>
          <w:sz w:val="18"/>
          <w:szCs w:val="18"/>
          <w:lang w:val="en-GB"/>
        </w:rPr>
        <w:t xml:space="preserve">(4), 751–761. </w:t>
      </w:r>
      <w:hyperlink r:id="rId61" w:history="1">
        <w:r w:rsidRPr="00F26D83">
          <w:rPr>
            <w:sz w:val="18"/>
            <w:szCs w:val="18"/>
            <w:lang w:val="en-GB"/>
          </w:rPr>
          <w:t>https://doi.org/10.2307/1936188</w:t>
        </w:r>
      </w:hyperlink>
    </w:p>
    <w:p w14:paraId="664161AB" w14:textId="77777777" w:rsidR="000B40E7" w:rsidRPr="00F26D83" w:rsidRDefault="000B40E7" w:rsidP="00DD6838">
      <w:pPr>
        <w:spacing w:after="0" w:line="360" w:lineRule="auto"/>
        <w:ind w:left="810" w:hanging="720"/>
        <w:rPr>
          <w:sz w:val="18"/>
          <w:szCs w:val="18"/>
          <w:lang w:val="en-GB"/>
        </w:rPr>
      </w:pPr>
      <w:r w:rsidRPr="00F26D83">
        <w:rPr>
          <w:sz w:val="18"/>
          <w:szCs w:val="18"/>
          <w:lang w:val="en-GB"/>
        </w:rPr>
        <w:t xml:space="preserve">Usio, N., &amp; Townsend, C. R. (2004). Roles of crayfish: Consequences of predation and bioturbation for stream invertebrates. </w:t>
      </w:r>
      <w:r w:rsidRPr="00F26D83">
        <w:rPr>
          <w:i/>
          <w:iCs/>
          <w:sz w:val="18"/>
          <w:szCs w:val="18"/>
          <w:lang w:val="en-GB"/>
        </w:rPr>
        <w:t>Ecology</w:t>
      </w:r>
      <w:r w:rsidRPr="00F26D83">
        <w:rPr>
          <w:sz w:val="18"/>
          <w:szCs w:val="18"/>
          <w:lang w:val="en-GB"/>
        </w:rPr>
        <w:t xml:space="preserve">, </w:t>
      </w:r>
      <w:r w:rsidRPr="00F26D83">
        <w:rPr>
          <w:i/>
          <w:iCs/>
          <w:sz w:val="18"/>
          <w:szCs w:val="18"/>
          <w:lang w:val="en-GB"/>
        </w:rPr>
        <w:t>85</w:t>
      </w:r>
      <w:r w:rsidRPr="00F26D83">
        <w:rPr>
          <w:sz w:val="18"/>
          <w:szCs w:val="18"/>
          <w:lang w:val="en-GB"/>
        </w:rPr>
        <w:t xml:space="preserve">(3), 807–822. </w:t>
      </w:r>
      <w:hyperlink r:id="rId62" w:history="1">
        <w:r w:rsidRPr="00F26D83">
          <w:rPr>
            <w:sz w:val="18"/>
            <w:szCs w:val="18"/>
            <w:lang w:val="en-GB"/>
          </w:rPr>
          <w:t>https://doi.org/10.1890/02-0618</w:t>
        </w:r>
      </w:hyperlink>
    </w:p>
    <w:p w14:paraId="754CBD7A" w14:textId="4C8FE6A5" w:rsidR="000B40E7" w:rsidRPr="00F26D83" w:rsidRDefault="000B40E7" w:rsidP="00DD6838">
      <w:pPr>
        <w:spacing w:after="0" w:line="360" w:lineRule="auto"/>
        <w:ind w:left="810" w:hanging="720"/>
        <w:rPr>
          <w:sz w:val="18"/>
          <w:szCs w:val="18"/>
          <w:lang w:val="en-GB"/>
        </w:rPr>
      </w:pPr>
      <w:r w:rsidRPr="00F26D83">
        <w:rPr>
          <w:sz w:val="18"/>
          <w:szCs w:val="18"/>
          <w:lang w:val="en-GB"/>
        </w:rPr>
        <w:t>Wood, T. C., &amp; Moore, P. A. (2020</w:t>
      </w:r>
      <w:r w:rsidR="00F47B18" w:rsidRPr="00F26D83">
        <w:rPr>
          <w:sz w:val="18"/>
          <w:szCs w:val="18"/>
          <w:lang w:val="en-GB"/>
        </w:rPr>
        <w:t>a</w:t>
      </w:r>
      <w:r w:rsidRPr="00F26D83">
        <w:rPr>
          <w:sz w:val="18"/>
          <w:szCs w:val="18"/>
          <w:lang w:val="en-GB"/>
        </w:rPr>
        <w:t>). Big and bad: How relative predator size and dietary information influence rusty crayfish (</w:t>
      </w:r>
      <w:r w:rsidRPr="00F26D83">
        <w:rPr>
          <w:i/>
          <w:iCs/>
          <w:sz w:val="18"/>
          <w:szCs w:val="18"/>
          <w:lang w:val="en-GB"/>
        </w:rPr>
        <w:t>Faxonius rusticus</w:t>
      </w:r>
      <w:r w:rsidRPr="00F26D83">
        <w:rPr>
          <w:sz w:val="18"/>
          <w:szCs w:val="18"/>
          <w:lang w:val="en-GB"/>
        </w:rPr>
        <w:t xml:space="preserve">) behavior and resource-use decisions. </w:t>
      </w:r>
      <w:r w:rsidRPr="00F26D83">
        <w:rPr>
          <w:i/>
          <w:iCs/>
          <w:sz w:val="18"/>
          <w:szCs w:val="18"/>
          <w:lang w:val="en-GB"/>
        </w:rPr>
        <w:t>Canadian Journal of Zoology</w:t>
      </w:r>
      <w:r w:rsidRPr="00F26D83">
        <w:rPr>
          <w:sz w:val="18"/>
          <w:szCs w:val="18"/>
          <w:lang w:val="en-GB"/>
        </w:rPr>
        <w:t xml:space="preserve">, </w:t>
      </w:r>
      <w:r w:rsidRPr="00F26D83">
        <w:rPr>
          <w:i/>
          <w:iCs/>
          <w:sz w:val="18"/>
          <w:szCs w:val="18"/>
          <w:lang w:val="en-GB"/>
        </w:rPr>
        <w:t>98</w:t>
      </w:r>
      <w:r w:rsidRPr="00F26D83">
        <w:rPr>
          <w:sz w:val="18"/>
          <w:szCs w:val="18"/>
          <w:lang w:val="en-GB"/>
        </w:rPr>
        <w:t xml:space="preserve">(1), 62–72. </w:t>
      </w:r>
      <w:hyperlink r:id="rId63" w:history="1">
        <w:r w:rsidRPr="00F26D83">
          <w:rPr>
            <w:sz w:val="18"/>
            <w:szCs w:val="18"/>
            <w:lang w:val="en-GB"/>
          </w:rPr>
          <w:t>https://doi.org/10.1139/cjz-2019-0089</w:t>
        </w:r>
      </w:hyperlink>
    </w:p>
    <w:p w14:paraId="1C0DE1CA" w14:textId="02DD47A5" w:rsidR="000B40E7" w:rsidRPr="00F26D83" w:rsidRDefault="000B40E7" w:rsidP="00DD6838">
      <w:pPr>
        <w:spacing w:after="0" w:line="360" w:lineRule="auto"/>
        <w:ind w:left="810" w:hanging="720"/>
        <w:rPr>
          <w:sz w:val="18"/>
          <w:szCs w:val="18"/>
          <w:lang w:val="en-GB"/>
        </w:rPr>
      </w:pPr>
      <w:r w:rsidRPr="00F26D83">
        <w:rPr>
          <w:sz w:val="18"/>
          <w:szCs w:val="18"/>
          <w:lang w:val="en-GB"/>
        </w:rPr>
        <w:t>Wood, T. C., &amp; Moore, P. A. (2020</w:t>
      </w:r>
      <w:r w:rsidR="00F47B18" w:rsidRPr="00F26D83">
        <w:rPr>
          <w:sz w:val="18"/>
          <w:szCs w:val="18"/>
          <w:lang w:val="en-GB"/>
        </w:rPr>
        <w:t>b</w:t>
      </w:r>
      <w:r w:rsidRPr="00F26D83">
        <w:rPr>
          <w:sz w:val="18"/>
          <w:szCs w:val="18"/>
          <w:lang w:val="en-GB"/>
        </w:rPr>
        <w:t xml:space="preserve">). Fine-tuned responses to chemical landscapes: Crayfish use predator odors to assess threats based on relative size ratios. </w:t>
      </w:r>
      <w:r w:rsidRPr="00F26D83">
        <w:rPr>
          <w:i/>
          <w:iCs/>
          <w:sz w:val="18"/>
          <w:szCs w:val="18"/>
          <w:lang w:val="en-GB"/>
        </w:rPr>
        <w:t>Ecosphere</w:t>
      </w:r>
      <w:r w:rsidRPr="00F26D83">
        <w:rPr>
          <w:sz w:val="18"/>
          <w:szCs w:val="18"/>
          <w:lang w:val="en-GB"/>
        </w:rPr>
        <w:t xml:space="preserve">, 11(9), e03188. </w:t>
      </w:r>
      <w:hyperlink r:id="rId64" w:history="1">
        <w:r w:rsidRPr="00F26D83">
          <w:rPr>
            <w:sz w:val="18"/>
            <w:szCs w:val="18"/>
            <w:lang w:val="en-GB"/>
          </w:rPr>
          <w:t>https://doi.org/10.1002/ecs2.3188</w:t>
        </w:r>
      </w:hyperlink>
    </w:p>
    <w:p w14:paraId="5B9BCE95" w14:textId="77777777" w:rsidR="000B40E7" w:rsidRPr="00F26D83" w:rsidRDefault="000B40E7" w:rsidP="00DD6838">
      <w:pPr>
        <w:spacing w:after="0" w:line="360" w:lineRule="auto"/>
        <w:ind w:left="810" w:hanging="720"/>
        <w:rPr>
          <w:sz w:val="18"/>
          <w:szCs w:val="18"/>
          <w:lang w:val="en-GB"/>
        </w:rPr>
      </w:pPr>
      <w:r w:rsidRPr="00F26D83">
        <w:rPr>
          <w:sz w:val="18"/>
          <w:szCs w:val="18"/>
          <w:lang w:val="en-GB"/>
        </w:rPr>
        <w:t xml:space="preserve">Wright, T. F., Eberhard, J. R., Hobson, E. A., Avery, M. L., &amp; Russello, M. A. (2010). Behavioral flexibility and species invasions: The adaptive flexibility hypothesis. </w:t>
      </w:r>
      <w:r w:rsidRPr="00F26D83">
        <w:rPr>
          <w:i/>
          <w:iCs/>
          <w:sz w:val="18"/>
          <w:szCs w:val="18"/>
          <w:lang w:val="en-GB"/>
        </w:rPr>
        <w:t>Ethology Ecology &amp; Evolution</w:t>
      </w:r>
      <w:r w:rsidRPr="00F26D83">
        <w:rPr>
          <w:sz w:val="18"/>
          <w:szCs w:val="18"/>
          <w:lang w:val="en-GB"/>
        </w:rPr>
        <w:t xml:space="preserve">, </w:t>
      </w:r>
      <w:r w:rsidRPr="00F26D83">
        <w:rPr>
          <w:i/>
          <w:iCs/>
          <w:sz w:val="18"/>
          <w:szCs w:val="18"/>
          <w:lang w:val="en-GB"/>
        </w:rPr>
        <w:t>22</w:t>
      </w:r>
      <w:r w:rsidRPr="00F26D83">
        <w:rPr>
          <w:sz w:val="18"/>
          <w:szCs w:val="18"/>
          <w:lang w:val="en-GB"/>
        </w:rPr>
        <w:t xml:space="preserve">(4), 393–404. </w:t>
      </w:r>
      <w:hyperlink r:id="rId65" w:history="1">
        <w:r w:rsidRPr="00F26D83">
          <w:rPr>
            <w:sz w:val="18"/>
            <w:szCs w:val="18"/>
            <w:lang w:val="en-GB"/>
          </w:rPr>
          <w:t>https://doi.org/10.1080/03949370.2010.505580</w:t>
        </w:r>
      </w:hyperlink>
    </w:p>
    <w:p w14:paraId="03511FEC" w14:textId="77777777" w:rsidR="000B40E7" w:rsidRPr="00F26D83" w:rsidRDefault="000B40E7" w:rsidP="00DD6838">
      <w:pPr>
        <w:spacing w:after="0" w:line="360" w:lineRule="auto"/>
        <w:ind w:left="810" w:hanging="720"/>
        <w:rPr>
          <w:sz w:val="18"/>
          <w:szCs w:val="18"/>
          <w:lang w:val="en-GB"/>
        </w:rPr>
      </w:pPr>
      <w:r w:rsidRPr="00F26D83">
        <w:rPr>
          <w:sz w:val="18"/>
          <w:szCs w:val="18"/>
          <w:lang w:val="en-GB"/>
        </w:rPr>
        <w:t>Zhao, M., Feng, G., Wang, H., Shen, C., Fu, Y., Zhang, Y., Zhang, H., Yao, Y., Chen, J., &amp; Xu, W. (2024). The Influence of Shelter Type and Coverage on Crayfish (</w:t>
      </w:r>
      <w:r w:rsidRPr="00F26D83">
        <w:rPr>
          <w:i/>
          <w:iCs/>
          <w:sz w:val="18"/>
          <w:szCs w:val="18"/>
          <w:lang w:val="en-GB"/>
        </w:rPr>
        <w:t>Procambarus clarkii</w:t>
      </w:r>
      <w:r w:rsidRPr="00F26D83">
        <w:rPr>
          <w:sz w:val="18"/>
          <w:szCs w:val="18"/>
          <w:lang w:val="en-GB"/>
        </w:rPr>
        <w:t>) Predation by Catfish (</w:t>
      </w:r>
      <w:r w:rsidRPr="00F26D83">
        <w:rPr>
          <w:i/>
          <w:iCs/>
          <w:sz w:val="18"/>
          <w:szCs w:val="18"/>
          <w:lang w:val="en-GB"/>
        </w:rPr>
        <w:t>Silurus asotus</w:t>
      </w:r>
      <w:r w:rsidRPr="00F26D83">
        <w:rPr>
          <w:sz w:val="18"/>
          <w:szCs w:val="18"/>
          <w:lang w:val="en-GB"/>
        </w:rPr>
        <w:t xml:space="preserve">): A Controlled Environment Study. </w:t>
      </w:r>
      <w:r w:rsidRPr="00F26D83">
        <w:rPr>
          <w:i/>
          <w:iCs/>
          <w:sz w:val="18"/>
          <w:szCs w:val="18"/>
          <w:lang w:val="en-GB"/>
        </w:rPr>
        <w:t>Animals</w:t>
      </w:r>
      <w:r w:rsidRPr="00F26D83">
        <w:rPr>
          <w:sz w:val="18"/>
          <w:szCs w:val="18"/>
          <w:lang w:val="en-GB"/>
        </w:rPr>
        <w:t xml:space="preserve">, </w:t>
      </w:r>
      <w:r w:rsidRPr="00F26D83">
        <w:rPr>
          <w:i/>
          <w:iCs/>
          <w:sz w:val="18"/>
          <w:szCs w:val="18"/>
          <w:lang w:val="en-GB"/>
        </w:rPr>
        <w:t>14</w:t>
      </w:r>
      <w:r w:rsidRPr="00F26D83">
        <w:rPr>
          <w:sz w:val="18"/>
          <w:szCs w:val="18"/>
          <w:lang w:val="en-GB"/>
        </w:rPr>
        <w:t xml:space="preserve">(8), 1147. </w:t>
      </w:r>
      <w:hyperlink r:id="rId66" w:history="1">
        <w:r w:rsidRPr="00F26D83">
          <w:rPr>
            <w:sz w:val="18"/>
            <w:szCs w:val="18"/>
            <w:lang w:val="en-GB"/>
          </w:rPr>
          <w:t>https://doi.org/10.3390/ani14081147</w:t>
        </w:r>
      </w:hyperlink>
    </w:p>
    <w:p w14:paraId="23A1D84D" w14:textId="03CEE471" w:rsidR="00F2725C" w:rsidRPr="00203F53" w:rsidRDefault="00B041FD" w:rsidP="00B041FD">
      <w:pPr>
        <w:spacing w:line="360" w:lineRule="auto"/>
        <w:rPr>
          <w:b/>
          <w:sz w:val="28"/>
          <w:szCs w:val="28"/>
          <w:lang w:val="en-GB"/>
        </w:rPr>
      </w:pPr>
      <w:r w:rsidRPr="00203F53">
        <w:rPr>
          <w:b/>
          <w:sz w:val="28"/>
          <w:szCs w:val="28"/>
          <w:lang w:val="en-GB"/>
        </w:rPr>
        <w:t>Tables</w:t>
      </w:r>
    </w:p>
    <w:p w14:paraId="25AC9B92" w14:textId="7CF45339" w:rsidR="00B041FD" w:rsidRPr="00F26D83" w:rsidRDefault="00B041FD" w:rsidP="00B041FD">
      <w:pPr>
        <w:pStyle w:val="Caption"/>
        <w:keepNext/>
        <w:rPr>
          <w:rFonts w:cstheme="minorHAnsi"/>
          <w:color w:val="auto"/>
          <w:lang w:val="en-GB"/>
        </w:rPr>
      </w:pPr>
      <w:r w:rsidRPr="00F26D83">
        <w:rPr>
          <w:rFonts w:cstheme="minorHAnsi"/>
          <w:color w:val="auto"/>
          <w:lang w:val="en-GB"/>
        </w:rPr>
        <w:t xml:space="preserve">Table </w:t>
      </w:r>
      <w:r>
        <w:rPr>
          <w:rFonts w:cstheme="minorHAnsi"/>
          <w:color w:val="auto"/>
          <w:lang w:val="en-GB"/>
        </w:rPr>
        <w:t>1</w:t>
      </w:r>
      <w:r w:rsidRPr="00F26D83">
        <w:rPr>
          <w:rFonts w:cstheme="minorHAnsi"/>
          <w:color w:val="auto"/>
          <w:lang w:val="en-GB"/>
        </w:rPr>
        <w:t>. Fixed effect estimates from the beta-binomial generalized linear mixed model (GLMM) assessing factors influencing kōura refuge use. The table presents estimates, standard errors, z-values, and p-values for each predictor included in the model.</w:t>
      </w:r>
    </w:p>
    <w:tbl>
      <w:tblPr>
        <w:tblW w:w="6884" w:type="dxa"/>
        <w:tblBorders>
          <w:insideH w:val="single" w:sz="4" w:space="0" w:color="auto"/>
        </w:tblBorders>
        <w:tblLook w:val="04A0" w:firstRow="1" w:lastRow="0" w:firstColumn="1" w:lastColumn="0" w:noHBand="0" w:noVBand="1"/>
      </w:tblPr>
      <w:tblGrid>
        <w:gridCol w:w="1947"/>
        <w:gridCol w:w="1234"/>
        <w:gridCol w:w="1497"/>
        <w:gridCol w:w="1123"/>
        <w:gridCol w:w="1083"/>
      </w:tblGrid>
      <w:tr w:rsidR="00B041FD" w:rsidRPr="00F26D83" w14:paraId="68444B9C" w14:textId="77777777">
        <w:trPr>
          <w:trHeight w:val="257"/>
        </w:trPr>
        <w:tc>
          <w:tcPr>
            <w:tcW w:w="1947" w:type="dxa"/>
            <w:noWrap/>
            <w:hideMark/>
          </w:tcPr>
          <w:p w14:paraId="69D8EF34" w14:textId="77777777" w:rsidR="00B041FD" w:rsidRPr="00F26D83" w:rsidRDefault="00B041FD">
            <w:pPr>
              <w:spacing w:after="0" w:line="360" w:lineRule="auto"/>
              <w:rPr>
                <w:rFonts w:eastAsia="Times New Roman" w:cstheme="minorHAnsi"/>
                <w:b/>
                <w:bCs/>
                <w:kern w:val="0"/>
                <w:sz w:val="18"/>
                <w:szCs w:val="18"/>
                <w:lang w:val="en-GB" w:eastAsia="en-NZ"/>
                <w14:ligatures w14:val="none"/>
              </w:rPr>
            </w:pPr>
            <w:r w:rsidRPr="00F26D83">
              <w:rPr>
                <w:b/>
                <w:bCs/>
                <w:sz w:val="18"/>
                <w:szCs w:val="18"/>
                <w:lang w:val="en-GB"/>
              </w:rPr>
              <w:t>Term</w:t>
            </w:r>
          </w:p>
        </w:tc>
        <w:tc>
          <w:tcPr>
            <w:tcW w:w="1234" w:type="dxa"/>
            <w:noWrap/>
            <w:hideMark/>
          </w:tcPr>
          <w:p w14:paraId="425D7C73" w14:textId="77777777" w:rsidR="00B041FD" w:rsidRPr="00F26D83" w:rsidRDefault="00B041FD">
            <w:pPr>
              <w:spacing w:after="0" w:line="360" w:lineRule="auto"/>
              <w:rPr>
                <w:rFonts w:eastAsia="Times New Roman" w:cstheme="minorHAnsi"/>
                <w:b/>
                <w:bCs/>
                <w:kern w:val="0"/>
                <w:sz w:val="18"/>
                <w:szCs w:val="18"/>
                <w:lang w:val="en-GB" w:eastAsia="en-NZ"/>
                <w14:ligatures w14:val="none"/>
              </w:rPr>
            </w:pPr>
            <w:r w:rsidRPr="00F26D83">
              <w:rPr>
                <w:b/>
                <w:bCs/>
                <w:sz w:val="18"/>
                <w:szCs w:val="18"/>
                <w:lang w:val="en-GB"/>
              </w:rPr>
              <w:t>Estimate</w:t>
            </w:r>
          </w:p>
        </w:tc>
        <w:tc>
          <w:tcPr>
            <w:tcW w:w="1497" w:type="dxa"/>
            <w:noWrap/>
            <w:hideMark/>
          </w:tcPr>
          <w:p w14:paraId="177C2A76" w14:textId="77777777" w:rsidR="00B041FD" w:rsidRPr="00F26D83" w:rsidRDefault="00B041FD">
            <w:pPr>
              <w:spacing w:after="0" w:line="360" w:lineRule="auto"/>
              <w:rPr>
                <w:rFonts w:eastAsia="Times New Roman" w:cstheme="minorHAnsi"/>
                <w:b/>
                <w:bCs/>
                <w:kern w:val="0"/>
                <w:sz w:val="18"/>
                <w:szCs w:val="18"/>
                <w:lang w:val="en-GB" w:eastAsia="en-NZ"/>
                <w14:ligatures w14:val="none"/>
              </w:rPr>
            </w:pPr>
            <w:r w:rsidRPr="00F26D83">
              <w:rPr>
                <w:b/>
                <w:bCs/>
                <w:sz w:val="18"/>
                <w:szCs w:val="18"/>
                <w:lang w:val="en-GB"/>
              </w:rPr>
              <w:t>Std. Error</w:t>
            </w:r>
          </w:p>
        </w:tc>
        <w:tc>
          <w:tcPr>
            <w:tcW w:w="1123" w:type="dxa"/>
            <w:noWrap/>
            <w:hideMark/>
          </w:tcPr>
          <w:p w14:paraId="1175ACD0" w14:textId="77777777" w:rsidR="00B041FD" w:rsidRPr="00F26D83" w:rsidRDefault="00B041FD">
            <w:pPr>
              <w:spacing w:after="0" w:line="360" w:lineRule="auto"/>
              <w:rPr>
                <w:rFonts w:eastAsia="Times New Roman" w:cstheme="minorHAnsi"/>
                <w:b/>
                <w:bCs/>
                <w:kern w:val="0"/>
                <w:sz w:val="18"/>
                <w:szCs w:val="18"/>
                <w:lang w:val="en-GB" w:eastAsia="en-NZ"/>
                <w14:ligatures w14:val="none"/>
              </w:rPr>
            </w:pPr>
            <w:r w:rsidRPr="00F26D83">
              <w:rPr>
                <w:b/>
                <w:bCs/>
                <w:sz w:val="18"/>
                <w:szCs w:val="18"/>
                <w:lang w:val="en-GB"/>
              </w:rPr>
              <w:t>z value</w:t>
            </w:r>
          </w:p>
        </w:tc>
        <w:tc>
          <w:tcPr>
            <w:tcW w:w="1083" w:type="dxa"/>
            <w:noWrap/>
            <w:hideMark/>
          </w:tcPr>
          <w:p w14:paraId="6A736706" w14:textId="77777777" w:rsidR="00B041FD" w:rsidRPr="00F26D83" w:rsidRDefault="00B041FD">
            <w:pPr>
              <w:spacing w:after="0" w:line="360" w:lineRule="auto"/>
              <w:rPr>
                <w:rFonts w:eastAsia="Times New Roman" w:cstheme="minorHAnsi"/>
                <w:b/>
                <w:bCs/>
                <w:kern w:val="0"/>
                <w:sz w:val="18"/>
                <w:szCs w:val="18"/>
                <w:lang w:val="en-GB" w:eastAsia="en-NZ"/>
                <w14:ligatures w14:val="none"/>
              </w:rPr>
            </w:pPr>
            <w:r w:rsidRPr="00F26D83">
              <w:rPr>
                <w:b/>
                <w:bCs/>
                <w:sz w:val="18"/>
                <w:szCs w:val="18"/>
                <w:lang w:val="en-GB"/>
              </w:rPr>
              <w:t>p value</w:t>
            </w:r>
          </w:p>
        </w:tc>
      </w:tr>
      <w:tr w:rsidR="00B041FD" w:rsidRPr="00F26D83" w14:paraId="37508EAA" w14:textId="77777777">
        <w:trPr>
          <w:trHeight w:val="257"/>
        </w:trPr>
        <w:tc>
          <w:tcPr>
            <w:tcW w:w="1947" w:type="dxa"/>
            <w:noWrap/>
            <w:hideMark/>
          </w:tcPr>
          <w:p w14:paraId="1F15983C" w14:textId="77777777" w:rsidR="00B041FD" w:rsidRPr="00F26D83" w:rsidRDefault="00B041FD">
            <w:pPr>
              <w:spacing w:after="0" w:line="360" w:lineRule="auto"/>
              <w:rPr>
                <w:rFonts w:eastAsia="Times New Roman" w:cstheme="minorHAnsi"/>
                <w:kern w:val="0"/>
                <w:sz w:val="18"/>
                <w:szCs w:val="18"/>
                <w:lang w:val="en-GB" w:eastAsia="en-NZ"/>
                <w14:ligatures w14:val="none"/>
              </w:rPr>
            </w:pPr>
            <w:r w:rsidRPr="00F26D83">
              <w:rPr>
                <w:sz w:val="18"/>
                <w:szCs w:val="18"/>
                <w:lang w:val="en-GB"/>
              </w:rPr>
              <w:t>(Intercept)</w:t>
            </w:r>
          </w:p>
        </w:tc>
        <w:tc>
          <w:tcPr>
            <w:tcW w:w="1234" w:type="dxa"/>
            <w:noWrap/>
            <w:hideMark/>
          </w:tcPr>
          <w:p w14:paraId="1A7DF33E" w14:textId="77777777" w:rsidR="00B041FD" w:rsidRPr="00F26D83" w:rsidRDefault="00B041FD">
            <w:pPr>
              <w:spacing w:after="0" w:line="360" w:lineRule="auto"/>
              <w:rPr>
                <w:rFonts w:eastAsia="Times New Roman" w:cstheme="minorHAnsi"/>
                <w:kern w:val="0"/>
                <w:sz w:val="18"/>
                <w:szCs w:val="18"/>
                <w:lang w:val="en-GB" w:eastAsia="en-NZ"/>
                <w14:ligatures w14:val="none"/>
              </w:rPr>
            </w:pPr>
            <w:r w:rsidRPr="00F26D83">
              <w:rPr>
                <w:sz w:val="18"/>
                <w:szCs w:val="18"/>
                <w:lang w:val="en-GB"/>
              </w:rPr>
              <w:t>-0.058</w:t>
            </w:r>
          </w:p>
        </w:tc>
        <w:tc>
          <w:tcPr>
            <w:tcW w:w="1497" w:type="dxa"/>
            <w:noWrap/>
            <w:hideMark/>
          </w:tcPr>
          <w:p w14:paraId="6CE942E6" w14:textId="77777777" w:rsidR="00B041FD" w:rsidRPr="00F26D83" w:rsidRDefault="00B041FD">
            <w:pPr>
              <w:spacing w:after="0" w:line="360" w:lineRule="auto"/>
              <w:rPr>
                <w:rFonts w:eastAsia="Times New Roman" w:cstheme="minorHAnsi"/>
                <w:kern w:val="0"/>
                <w:sz w:val="18"/>
                <w:szCs w:val="18"/>
                <w:lang w:val="en-GB" w:eastAsia="en-NZ"/>
                <w14:ligatures w14:val="none"/>
              </w:rPr>
            </w:pPr>
            <w:r w:rsidRPr="00F26D83">
              <w:rPr>
                <w:sz w:val="18"/>
                <w:szCs w:val="18"/>
                <w:lang w:val="en-GB"/>
              </w:rPr>
              <w:t>0.282</w:t>
            </w:r>
          </w:p>
        </w:tc>
        <w:tc>
          <w:tcPr>
            <w:tcW w:w="1123" w:type="dxa"/>
            <w:noWrap/>
            <w:hideMark/>
          </w:tcPr>
          <w:p w14:paraId="4BB8664B" w14:textId="77777777" w:rsidR="00B041FD" w:rsidRPr="00F26D83" w:rsidRDefault="00B041FD">
            <w:pPr>
              <w:spacing w:after="0" w:line="360" w:lineRule="auto"/>
              <w:rPr>
                <w:rFonts w:eastAsia="Times New Roman" w:cstheme="minorHAnsi"/>
                <w:kern w:val="0"/>
                <w:sz w:val="18"/>
                <w:szCs w:val="18"/>
                <w:lang w:val="en-GB" w:eastAsia="en-NZ"/>
                <w14:ligatures w14:val="none"/>
              </w:rPr>
            </w:pPr>
            <w:r w:rsidRPr="00F26D83">
              <w:rPr>
                <w:sz w:val="18"/>
                <w:szCs w:val="18"/>
                <w:lang w:val="en-GB"/>
              </w:rPr>
              <w:t>-0.206</w:t>
            </w:r>
          </w:p>
        </w:tc>
        <w:tc>
          <w:tcPr>
            <w:tcW w:w="1083" w:type="dxa"/>
            <w:noWrap/>
            <w:hideMark/>
          </w:tcPr>
          <w:p w14:paraId="7C392515" w14:textId="77777777" w:rsidR="00B041FD" w:rsidRPr="00F26D83" w:rsidRDefault="00B041FD">
            <w:pPr>
              <w:spacing w:after="0" w:line="360" w:lineRule="auto"/>
              <w:rPr>
                <w:rFonts w:eastAsia="Times New Roman" w:cstheme="minorHAnsi"/>
                <w:kern w:val="0"/>
                <w:sz w:val="18"/>
                <w:szCs w:val="18"/>
                <w:lang w:val="en-GB" w:eastAsia="en-NZ"/>
                <w14:ligatures w14:val="none"/>
              </w:rPr>
            </w:pPr>
            <w:r w:rsidRPr="00F26D83">
              <w:rPr>
                <w:sz w:val="18"/>
                <w:szCs w:val="18"/>
                <w:lang w:val="en-GB"/>
              </w:rPr>
              <w:t>0.837</w:t>
            </w:r>
          </w:p>
        </w:tc>
      </w:tr>
      <w:tr w:rsidR="00B041FD" w:rsidRPr="00F26D83" w14:paraId="5097C42C" w14:textId="77777777">
        <w:trPr>
          <w:trHeight w:val="257"/>
        </w:trPr>
        <w:tc>
          <w:tcPr>
            <w:tcW w:w="1947" w:type="dxa"/>
            <w:noWrap/>
            <w:hideMark/>
          </w:tcPr>
          <w:p w14:paraId="287DE94D" w14:textId="77777777" w:rsidR="00B041FD" w:rsidRPr="00F26D83" w:rsidRDefault="00B041FD">
            <w:pPr>
              <w:spacing w:after="0" w:line="360" w:lineRule="auto"/>
              <w:rPr>
                <w:rFonts w:eastAsia="Times New Roman" w:cstheme="minorHAnsi"/>
                <w:kern w:val="0"/>
                <w:sz w:val="18"/>
                <w:szCs w:val="18"/>
                <w:lang w:val="en-GB" w:eastAsia="en-NZ"/>
                <w14:ligatures w14:val="none"/>
              </w:rPr>
            </w:pPr>
            <w:r w:rsidRPr="00F26D83">
              <w:rPr>
                <w:sz w:val="18"/>
                <w:szCs w:val="18"/>
                <w:lang w:val="en-GB"/>
              </w:rPr>
              <w:t>Treatment catfish</w:t>
            </w:r>
          </w:p>
        </w:tc>
        <w:tc>
          <w:tcPr>
            <w:tcW w:w="1234" w:type="dxa"/>
            <w:noWrap/>
            <w:hideMark/>
          </w:tcPr>
          <w:p w14:paraId="016BE4C6" w14:textId="77777777" w:rsidR="00B041FD" w:rsidRPr="00F26D83" w:rsidRDefault="00B041FD">
            <w:pPr>
              <w:spacing w:after="0" w:line="360" w:lineRule="auto"/>
              <w:rPr>
                <w:rFonts w:eastAsia="Times New Roman" w:cstheme="minorHAnsi"/>
                <w:kern w:val="0"/>
                <w:sz w:val="18"/>
                <w:szCs w:val="18"/>
                <w:lang w:val="en-GB" w:eastAsia="en-NZ"/>
                <w14:ligatures w14:val="none"/>
              </w:rPr>
            </w:pPr>
            <w:r w:rsidRPr="00F26D83">
              <w:rPr>
                <w:sz w:val="18"/>
                <w:szCs w:val="18"/>
                <w:lang w:val="en-GB"/>
              </w:rPr>
              <w:t>0.424</w:t>
            </w:r>
          </w:p>
        </w:tc>
        <w:tc>
          <w:tcPr>
            <w:tcW w:w="1497" w:type="dxa"/>
            <w:noWrap/>
            <w:hideMark/>
          </w:tcPr>
          <w:p w14:paraId="23344371" w14:textId="77777777" w:rsidR="00B041FD" w:rsidRPr="00F26D83" w:rsidRDefault="00B041FD">
            <w:pPr>
              <w:spacing w:after="0" w:line="360" w:lineRule="auto"/>
              <w:rPr>
                <w:rFonts w:eastAsia="Times New Roman" w:cstheme="minorHAnsi"/>
                <w:kern w:val="0"/>
                <w:sz w:val="18"/>
                <w:szCs w:val="18"/>
                <w:lang w:val="en-GB" w:eastAsia="en-NZ"/>
                <w14:ligatures w14:val="none"/>
              </w:rPr>
            </w:pPr>
            <w:r w:rsidRPr="00F26D83">
              <w:rPr>
                <w:sz w:val="18"/>
                <w:szCs w:val="18"/>
                <w:lang w:val="en-GB"/>
              </w:rPr>
              <w:t>0.292</w:t>
            </w:r>
          </w:p>
        </w:tc>
        <w:tc>
          <w:tcPr>
            <w:tcW w:w="1123" w:type="dxa"/>
            <w:noWrap/>
            <w:hideMark/>
          </w:tcPr>
          <w:p w14:paraId="270C12C8" w14:textId="77777777" w:rsidR="00B041FD" w:rsidRPr="00F26D83" w:rsidRDefault="00B041FD">
            <w:pPr>
              <w:spacing w:after="0" w:line="360" w:lineRule="auto"/>
              <w:rPr>
                <w:rFonts w:eastAsia="Times New Roman" w:cstheme="minorHAnsi"/>
                <w:kern w:val="0"/>
                <w:sz w:val="18"/>
                <w:szCs w:val="18"/>
                <w:lang w:val="en-GB" w:eastAsia="en-NZ"/>
                <w14:ligatures w14:val="none"/>
              </w:rPr>
            </w:pPr>
            <w:r w:rsidRPr="00F26D83">
              <w:rPr>
                <w:sz w:val="18"/>
                <w:szCs w:val="18"/>
                <w:lang w:val="en-GB"/>
              </w:rPr>
              <w:t>1.452</w:t>
            </w:r>
          </w:p>
        </w:tc>
        <w:tc>
          <w:tcPr>
            <w:tcW w:w="1083" w:type="dxa"/>
            <w:noWrap/>
            <w:hideMark/>
          </w:tcPr>
          <w:p w14:paraId="153941A3" w14:textId="77777777" w:rsidR="00B041FD" w:rsidRPr="00F26D83" w:rsidRDefault="00B041FD">
            <w:pPr>
              <w:spacing w:after="0" w:line="360" w:lineRule="auto"/>
              <w:rPr>
                <w:rFonts w:eastAsia="Times New Roman" w:cstheme="minorHAnsi"/>
                <w:kern w:val="0"/>
                <w:sz w:val="18"/>
                <w:szCs w:val="18"/>
                <w:lang w:val="en-GB" w:eastAsia="en-NZ"/>
                <w14:ligatures w14:val="none"/>
              </w:rPr>
            </w:pPr>
            <w:r w:rsidRPr="00F26D83">
              <w:rPr>
                <w:sz w:val="18"/>
                <w:szCs w:val="18"/>
                <w:lang w:val="en-GB"/>
              </w:rPr>
              <w:t>0.146</w:t>
            </w:r>
          </w:p>
        </w:tc>
      </w:tr>
      <w:tr w:rsidR="00B041FD" w:rsidRPr="00F26D83" w14:paraId="07927752" w14:textId="77777777">
        <w:trPr>
          <w:trHeight w:val="257"/>
        </w:trPr>
        <w:tc>
          <w:tcPr>
            <w:tcW w:w="1947" w:type="dxa"/>
            <w:noWrap/>
            <w:hideMark/>
          </w:tcPr>
          <w:p w14:paraId="694DA5C9" w14:textId="77777777" w:rsidR="00B041FD" w:rsidRPr="00F26D83" w:rsidRDefault="00B041FD">
            <w:pPr>
              <w:spacing w:after="0" w:line="360" w:lineRule="auto"/>
              <w:rPr>
                <w:rFonts w:eastAsia="Times New Roman" w:cstheme="minorHAnsi"/>
                <w:kern w:val="0"/>
                <w:sz w:val="18"/>
                <w:szCs w:val="18"/>
                <w:lang w:val="en-GB" w:eastAsia="en-NZ"/>
                <w14:ligatures w14:val="none"/>
              </w:rPr>
            </w:pPr>
            <w:r w:rsidRPr="00F26D83">
              <w:rPr>
                <w:sz w:val="18"/>
                <w:szCs w:val="18"/>
                <w:lang w:val="en-GB"/>
              </w:rPr>
              <w:t>Treatment eel</w:t>
            </w:r>
          </w:p>
        </w:tc>
        <w:tc>
          <w:tcPr>
            <w:tcW w:w="1234" w:type="dxa"/>
            <w:noWrap/>
            <w:hideMark/>
          </w:tcPr>
          <w:p w14:paraId="62DDF16D" w14:textId="77777777" w:rsidR="00B041FD" w:rsidRPr="00F26D83" w:rsidRDefault="00B041FD">
            <w:pPr>
              <w:spacing w:after="0" w:line="360" w:lineRule="auto"/>
              <w:rPr>
                <w:rFonts w:eastAsia="Times New Roman" w:cstheme="minorHAnsi"/>
                <w:kern w:val="0"/>
                <w:sz w:val="18"/>
                <w:szCs w:val="18"/>
                <w:lang w:val="en-GB" w:eastAsia="en-NZ"/>
                <w14:ligatures w14:val="none"/>
              </w:rPr>
            </w:pPr>
            <w:r w:rsidRPr="00F26D83">
              <w:rPr>
                <w:sz w:val="18"/>
                <w:szCs w:val="18"/>
                <w:lang w:val="en-GB"/>
              </w:rPr>
              <w:t>-0.427</w:t>
            </w:r>
          </w:p>
        </w:tc>
        <w:tc>
          <w:tcPr>
            <w:tcW w:w="1497" w:type="dxa"/>
            <w:noWrap/>
            <w:hideMark/>
          </w:tcPr>
          <w:p w14:paraId="7783C187" w14:textId="77777777" w:rsidR="00B041FD" w:rsidRPr="00F26D83" w:rsidRDefault="00B041FD">
            <w:pPr>
              <w:spacing w:after="0" w:line="360" w:lineRule="auto"/>
              <w:rPr>
                <w:rFonts w:eastAsia="Times New Roman" w:cstheme="minorHAnsi"/>
                <w:kern w:val="0"/>
                <w:sz w:val="18"/>
                <w:szCs w:val="18"/>
                <w:lang w:val="en-GB" w:eastAsia="en-NZ"/>
                <w14:ligatures w14:val="none"/>
              </w:rPr>
            </w:pPr>
            <w:r w:rsidRPr="00F26D83">
              <w:rPr>
                <w:sz w:val="18"/>
                <w:szCs w:val="18"/>
                <w:lang w:val="en-GB"/>
              </w:rPr>
              <w:t>0.294</w:t>
            </w:r>
          </w:p>
        </w:tc>
        <w:tc>
          <w:tcPr>
            <w:tcW w:w="1123" w:type="dxa"/>
            <w:noWrap/>
            <w:hideMark/>
          </w:tcPr>
          <w:p w14:paraId="14A45D91" w14:textId="77777777" w:rsidR="00B041FD" w:rsidRPr="00F26D83" w:rsidRDefault="00B041FD">
            <w:pPr>
              <w:spacing w:after="0" w:line="360" w:lineRule="auto"/>
              <w:rPr>
                <w:rFonts w:eastAsia="Times New Roman" w:cstheme="minorHAnsi"/>
                <w:kern w:val="0"/>
                <w:sz w:val="18"/>
                <w:szCs w:val="18"/>
                <w:lang w:val="en-GB" w:eastAsia="en-NZ"/>
                <w14:ligatures w14:val="none"/>
              </w:rPr>
            </w:pPr>
            <w:r w:rsidRPr="00F26D83">
              <w:rPr>
                <w:sz w:val="18"/>
                <w:szCs w:val="18"/>
                <w:lang w:val="en-GB"/>
              </w:rPr>
              <w:t>-1.452</w:t>
            </w:r>
          </w:p>
        </w:tc>
        <w:tc>
          <w:tcPr>
            <w:tcW w:w="1083" w:type="dxa"/>
            <w:noWrap/>
            <w:hideMark/>
          </w:tcPr>
          <w:p w14:paraId="00A65188" w14:textId="77777777" w:rsidR="00B041FD" w:rsidRPr="00F26D83" w:rsidRDefault="00B041FD">
            <w:pPr>
              <w:spacing w:after="0" w:line="360" w:lineRule="auto"/>
              <w:rPr>
                <w:rFonts w:eastAsia="Times New Roman" w:cstheme="minorHAnsi"/>
                <w:kern w:val="0"/>
                <w:sz w:val="18"/>
                <w:szCs w:val="18"/>
                <w:lang w:val="en-GB" w:eastAsia="en-NZ"/>
                <w14:ligatures w14:val="none"/>
              </w:rPr>
            </w:pPr>
            <w:r w:rsidRPr="00F26D83">
              <w:rPr>
                <w:sz w:val="18"/>
                <w:szCs w:val="18"/>
                <w:lang w:val="en-GB"/>
              </w:rPr>
              <w:t>0.147</w:t>
            </w:r>
          </w:p>
        </w:tc>
      </w:tr>
      <w:tr w:rsidR="00B041FD" w:rsidRPr="00F26D83" w14:paraId="341534BE" w14:textId="77777777">
        <w:trPr>
          <w:trHeight w:val="257"/>
        </w:trPr>
        <w:tc>
          <w:tcPr>
            <w:tcW w:w="1947" w:type="dxa"/>
            <w:noWrap/>
            <w:hideMark/>
          </w:tcPr>
          <w:p w14:paraId="18F83F03" w14:textId="77777777" w:rsidR="00B041FD" w:rsidRPr="00F26D83" w:rsidRDefault="00B041FD">
            <w:pPr>
              <w:spacing w:after="0" w:line="360" w:lineRule="auto"/>
              <w:rPr>
                <w:rFonts w:eastAsia="Times New Roman" w:cstheme="minorHAnsi"/>
                <w:kern w:val="0"/>
                <w:sz w:val="18"/>
                <w:szCs w:val="18"/>
                <w:lang w:val="en-GB" w:eastAsia="en-NZ"/>
                <w14:ligatures w14:val="none"/>
              </w:rPr>
            </w:pPr>
            <w:r w:rsidRPr="00F26D83">
              <w:rPr>
                <w:sz w:val="18"/>
                <w:szCs w:val="18"/>
                <w:lang w:val="en-GB"/>
              </w:rPr>
              <w:t>Light dark</w:t>
            </w:r>
          </w:p>
        </w:tc>
        <w:tc>
          <w:tcPr>
            <w:tcW w:w="1234" w:type="dxa"/>
            <w:noWrap/>
            <w:hideMark/>
          </w:tcPr>
          <w:p w14:paraId="06961A3E" w14:textId="77777777" w:rsidR="00B041FD" w:rsidRPr="00F26D83" w:rsidRDefault="00B041FD">
            <w:pPr>
              <w:spacing w:after="0" w:line="360" w:lineRule="auto"/>
              <w:rPr>
                <w:rFonts w:eastAsia="Times New Roman" w:cstheme="minorHAnsi"/>
                <w:kern w:val="0"/>
                <w:sz w:val="18"/>
                <w:szCs w:val="18"/>
                <w:lang w:val="en-GB" w:eastAsia="en-NZ"/>
                <w14:ligatures w14:val="none"/>
              </w:rPr>
            </w:pPr>
            <w:r w:rsidRPr="00F26D83">
              <w:rPr>
                <w:sz w:val="18"/>
                <w:szCs w:val="18"/>
                <w:lang w:val="en-GB"/>
              </w:rPr>
              <w:t>-0.654</w:t>
            </w:r>
          </w:p>
        </w:tc>
        <w:tc>
          <w:tcPr>
            <w:tcW w:w="1497" w:type="dxa"/>
            <w:noWrap/>
            <w:hideMark/>
          </w:tcPr>
          <w:p w14:paraId="47796493" w14:textId="77777777" w:rsidR="00B041FD" w:rsidRPr="00F26D83" w:rsidRDefault="00B041FD">
            <w:pPr>
              <w:spacing w:after="0" w:line="360" w:lineRule="auto"/>
              <w:rPr>
                <w:rFonts w:eastAsia="Times New Roman" w:cstheme="minorHAnsi"/>
                <w:kern w:val="0"/>
                <w:sz w:val="18"/>
                <w:szCs w:val="18"/>
                <w:lang w:val="en-GB" w:eastAsia="en-NZ"/>
                <w14:ligatures w14:val="none"/>
              </w:rPr>
            </w:pPr>
            <w:r w:rsidRPr="00F26D83">
              <w:rPr>
                <w:sz w:val="18"/>
                <w:szCs w:val="18"/>
                <w:lang w:val="en-GB"/>
              </w:rPr>
              <w:t>0.239</w:t>
            </w:r>
          </w:p>
        </w:tc>
        <w:tc>
          <w:tcPr>
            <w:tcW w:w="1123" w:type="dxa"/>
            <w:noWrap/>
            <w:hideMark/>
          </w:tcPr>
          <w:p w14:paraId="17142566" w14:textId="77777777" w:rsidR="00B041FD" w:rsidRPr="00F26D83" w:rsidRDefault="00B041FD">
            <w:pPr>
              <w:spacing w:after="0" w:line="360" w:lineRule="auto"/>
              <w:rPr>
                <w:rFonts w:eastAsia="Times New Roman" w:cstheme="minorHAnsi"/>
                <w:kern w:val="0"/>
                <w:sz w:val="18"/>
                <w:szCs w:val="18"/>
                <w:lang w:val="en-GB" w:eastAsia="en-NZ"/>
                <w14:ligatures w14:val="none"/>
              </w:rPr>
            </w:pPr>
            <w:r w:rsidRPr="00F26D83">
              <w:rPr>
                <w:sz w:val="18"/>
                <w:szCs w:val="18"/>
                <w:lang w:val="en-GB"/>
              </w:rPr>
              <w:t>-2.737</w:t>
            </w:r>
          </w:p>
        </w:tc>
        <w:tc>
          <w:tcPr>
            <w:tcW w:w="1083" w:type="dxa"/>
            <w:noWrap/>
            <w:hideMark/>
          </w:tcPr>
          <w:p w14:paraId="7AEB6882" w14:textId="77777777" w:rsidR="00B041FD" w:rsidRPr="00F26D83" w:rsidRDefault="00B041FD">
            <w:pPr>
              <w:spacing w:after="0" w:line="360" w:lineRule="auto"/>
              <w:rPr>
                <w:rFonts w:eastAsia="Times New Roman" w:cstheme="minorHAnsi"/>
                <w:kern w:val="0"/>
                <w:sz w:val="18"/>
                <w:szCs w:val="18"/>
                <w:lang w:val="en-GB" w:eastAsia="en-NZ"/>
                <w14:ligatures w14:val="none"/>
              </w:rPr>
            </w:pPr>
            <w:r w:rsidRPr="00F26D83">
              <w:rPr>
                <w:sz w:val="18"/>
                <w:szCs w:val="18"/>
                <w:lang w:val="en-GB"/>
              </w:rPr>
              <w:t>0.006</w:t>
            </w:r>
          </w:p>
        </w:tc>
      </w:tr>
      <w:tr w:rsidR="00B041FD" w:rsidRPr="00F26D83" w14:paraId="339F8C83" w14:textId="77777777">
        <w:trPr>
          <w:trHeight w:val="257"/>
        </w:trPr>
        <w:tc>
          <w:tcPr>
            <w:tcW w:w="1947" w:type="dxa"/>
            <w:noWrap/>
            <w:hideMark/>
          </w:tcPr>
          <w:p w14:paraId="2C953E0F" w14:textId="77777777" w:rsidR="00B041FD" w:rsidRPr="00F26D83" w:rsidRDefault="00B041FD">
            <w:pPr>
              <w:spacing w:after="0" w:line="360" w:lineRule="auto"/>
              <w:rPr>
                <w:rFonts w:eastAsia="Times New Roman" w:cstheme="minorHAnsi"/>
                <w:kern w:val="0"/>
                <w:sz w:val="18"/>
                <w:szCs w:val="18"/>
                <w:lang w:val="en-GB" w:eastAsia="en-NZ"/>
                <w14:ligatures w14:val="none"/>
              </w:rPr>
            </w:pPr>
            <w:r w:rsidRPr="00F26D83">
              <w:rPr>
                <w:sz w:val="18"/>
                <w:szCs w:val="18"/>
                <w:lang w:val="en-GB"/>
              </w:rPr>
              <w:t>Period during</w:t>
            </w:r>
          </w:p>
        </w:tc>
        <w:tc>
          <w:tcPr>
            <w:tcW w:w="1234" w:type="dxa"/>
            <w:noWrap/>
            <w:hideMark/>
          </w:tcPr>
          <w:p w14:paraId="747A818A" w14:textId="77777777" w:rsidR="00B041FD" w:rsidRPr="00F26D83" w:rsidRDefault="00B041FD">
            <w:pPr>
              <w:spacing w:after="0" w:line="360" w:lineRule="auto"/>
              <w:rPr>
                <w:rFonts w:eastAsia="Times New Roman" w:cstheme="minorHAnsi"/>
                <w:kern w:val="0"/>
                <w:sz w:val="18"/>
                <w:szCs w:val="18"/>
                <w:lang w:val="en-GB" w:eastAsia="en-NZ"/>
                <w14:ligatures w14:val="none"/>
              </w:rPr>
            </w:pPr>
            <w:r w:rsidRPr="00F26D83">
              <w:rPr>
                <w:sz w:val="18"/>
                <w:szCs w:val="18"/>
                <w:lang w:val="en-GB"/>
              </w:rPr>
              <w:t>0.530</w:t>
            </w:r>
          </w:p>
        </w:tc>
        <w:tc>
          <w:tcPr>
            <w:tcW w:w="1497" w:type="dxa"/>
            <w:noWrap/>
            <w:hideMark/>
          </w:tcPr>
          <w:p w14:paraId="1AC87EE6" w14:textId="77777777" w:rsidR="00B041FD" w:rsidRPr="00F26D83" w:rsidRDefault="00B041FD">
            <w:pPr>
              <w:spacing w:after="0" w:line="360" w:lineRule="auto"/>
              <w:rPr>
                <w:rFonts w:eastAsia="Times New Roman" w:cstheme="minorHAnsi"/>
                <w:kern w:val="0"/>
                <w:sz w:val="18"/>
                <w:szCs w:val="18"/>
                <w:lang w:val="en-GB" w:eastAsia="en-NZ"/>
                <w14:ligatures w14:val="none"/>
              </w:rPr>
            </w:pPr>
            <w:r w:rsidRPr="00F26D83">
              <w:rPr>
                <w:sz w:val="18"/>
                <w:szCs w:val="18"/>
                <w:lang w:val="en-GB"/>
              </w:rPr>
              <w:t>0.282</w:t>
            </w:r>
          </w:p>
        </w:tc>
        <w:tc>
          <w:tcPr>
            <w:tcW w:w="1123" w:type="dxa"/>
            <w:noWrap/>
            <w:hideMark/>
          </w:tcPr>
          <w:p w14:paraId="18B90976" w14:textId="77777777" w:rsidR="00B041FD" w:rsidRPr="00F26D83" w:rsidRDefault="00B041FD">
            <w:pPr>
              <w:spacing w:after="0" w:line="360" w:lineRule="auto"/>
              <w:rPr>
                <w:rFonts w:eastAsia="Times New Roman" w:cstheme="minorHAnsi"/>
                <w:kern w:val="0"/>
                <w:sz w:val="18"/>
                <w:szCs w:val="18"/>
                <w:lang w:val="en-GB" w:eastAsia="en-NZ"/>
                <w14:ligatures w14:val="none"/>
              </w:rPr>
            </w:pPr>
            <w:r w:rsidRPr="00F26D83">
              <w:rPr>
                <w:sz w:val="18"/>
                <w:szCs w:val="18"/>
                <w:lang w:val="en-GB"/>
              </w:rPr>
              <w:t>1.881</w:t>
            </w:r>
          </w:p>
        </w:tc>
        <w:tc>
          <w:tcPr>
            <w:tcW w:w="1083" w:type="dxa"/>
            <w:noWrap/>
            <w:hideMark/>
          </w:tcPr>
          <w:p w14:paraId="0DACA76C" w14:textId="77777777" w:rsidR="00B041FD" w:rsidRPr="00F26D83" w:rsidRDefault="00B041FD">
            <w:pPr>
              <w:spacing w:after="0" w:line="360" w:lineRule="auto"/>
              <w:rPr>
                <w:rFonts w:eastAsia="Times New Roman" w:cstheme="minorHAnsi"/>
                <w:kern w:val="0"/>
                <w:sz w:val="18"/>
                <w:szCs w:val="18"/>
                <w:lang w:val="en-GB" w:eastAsia="en-NZ"/>
                <w14:ligatures w14:val="none"/>
              </w:rPr>
            </w:pPr>
            <w:r w:rsidRPr="00F26D83">
              <w:rPr>
                <w:sz w:val="18"/>
                <w:szCs w:val="18"/>
                <w:lang w:val="en-GB"/>
              </w:rPr>
              <w:t>0.060</w:t>
            </w:r>
          </w:p>
        </w:tc>
      </w:tr>
      <w:tr w:rsidR="00B041FD" w:rsidRPr="00F26D83" w14:paraId="4FCDBC8C" w14:textId="77777777">
        <w:trPr>
          <w:trHeight w:val="257"/>
        </w:trPr>
        <w:tc>
          <w:tcPr>
            <w:tcW w:w="1947" w:type="dxa"/>
            <w:noWrap/>
            <w:hideMark/>
          </w:tcPr>
          <w:p w14:paraId="0ADE52DD" w14:textId="77777777" w:rsidR="00B041FD" w:rsidRPr="00F26D83" w:rsidRDefault="00B041FD">
            <w:pPr>
              <w:spacing w:after="0" w:line="360" w:lineRule="auto"/>
              <w:rPr>
                <w:rFonts w:eastAsia="Times New Roman" w:cstheme="minorHAnsi"/>
                <w:kern w:val="0"/>
                <w:sz w:val="18"/>
                <w:szCs w:val="18"/>
                <w:lang w:val="en-GB" w:eastAsia="en-NZ"/>
                <w14:ligatures w14:val="none"/>
              </w:rPr>
            </w:pPr>
            <w:r w:rsidRPr="00F26D83">
              <w:rPr>
                <w:sz w:val="18"/>
                <w:szCs w:val="18"/>
                <w:lang w:val="en-GB"/>
              </w:rPr>
              <w:t>Period after</w:t>
            </w:r>
          </w:p>
        </w:tc>
        <w:tc>
          <w:tcPr>
            <w:tcW w:w="1234" w:type="dxa"/>
            <w:noWrap/>
            <w:hideMark/>
          </w:tcPr>
          <w:p w14:paraId="0E1D9086" w14:textId="77777777" w:rsidR="00B041FD" w:rsidRPr="00F26D83" w:rsidRDefault="00B041FD">
            <w:pPr>
              <w:spacing w:after="0" w:line="360" w:lineRule="auto"/>
              <w:rPr>
                <w:rFonts w:eastAsia="Times New Roman" w:cstheme="minorHAnsi"/>
                <w:kern w:val="0"/>
                <w:sz w:val="18"/>
                <w:szCs w:val="18"/>
                <w:lang w:val="en-GB" w:eastAsia="en-NZ"/>
                <w14:ligatures w14:val="none"/>
              </w:rPr>
            </w:pPr>
            <w:r w:rsidRPr="00F26D83">
              <w:rPr>
                <w:sz w:val="18"/>
                <w:szCs w:val="18"/>
                <w:lang w:val="en-GB"/>
              </w:rPr>
              <w:t>0.912</w:t>
            </w:r>
          </w:p>
        </w:tc>
        <w:tc>
          <w:tcPr>
            <w:tcW w:w="1497" w:type="dxa"/>
            <w:noWrap/>
            <w:hideMark/>
          </w:tcPr>
          <w:p w14:paraId="1F3E2CEA" w14:textId="77777777" w:rsidR="00B041FD" w:rsidRPr="00F26D83" w:rsidRDefault="00B041FD">
            <w:pPr>
              <w:spacing w:after="0" w:line="360" w:lineRule="auto"/>
              <w:rPr>
                <w:rFonts w:eastAsia="Times New Roman" w:cstheme="minorHAnsi"/>
                <w:kern w:val="0"/>
                <w:sz w:val="18"/>
                <w:szCs w:val="18"/>
                <w:lang w:val="en-GB" w:eastAsia="en-NZ"/>
                <w14:ligatures w14:val="none"/>
              </w:rPr>
            </w:pPr>
            <w:r w:rsidRPr="00F26D83">
              <w:rPr>
                <w:sz w:val="18"/>
                <w:szCs w:val="18"/>
                <w:lang w:val="en-GB"/>
              </w:rPr>
              <w:t>0.300</w:t>
            </w:r>
          </w:p>
        </w:tc>
        <w:tc>
          <w:tcPr>
            <w:tcW w:w="1123" w:type="dxa"/>
            <w:noWrap/>
            <w:hideMark/>
          </w:tcPr>
          <w:p w14:paraId="2F4DC462" w14:textId="77777777" w:rsidR="00B041FD" w:rsidRPr="00F26D83" w:rsidRDefault="00B041FD">
            <w:pPr>
              <w:spacing w:after="0" w:line="360" w:lineRule="auto"/>
              <w:rPr>
                <w:rFonts w:eastAsia="Times New Roman" w:cstheme="minorHAnsi"/>
                <w:kern w:val="0"/>
                <w:sz w:val="18"/>
                <w:szCs w:val="18"/>
                <w:lang w:val="en-GB" w:eastAsia="en-NZ"/>
                <w14:ligatures w14:val="none"/>
              </w:rPr>
            </w:pPr>
            <w:r w:rsidRPr="00F26D83">
              <w:rPr>
                <w:sz w:val="18"/>
                <w:szCs w:val="18"/>
                <w:lang w:val="en-GB"/>
              </w:rPr>
              <w:t>3.040</w:t>
            </w:r>
          </w:p>
        </w:tc>
        <w:tc>
          <w:tcPr>
            <w:tcW w:w="1083" w:type="dxa"/>
            <w:noWrap/>
            <w:hideMark/>
          </w:tcPr>
          <w:p w14:paraId="55739FFE" w14:textId="77777777" w:rsidR="00B041FD" w:rsidRPr="00F26D83" w:rsidRDefault="00B041FD">
            <w:pPr>
              <w:spacing w:after="0" w:line="360" w:lineRule="auto"/>
              <w:rPr>
                <w:rFonts w:eastAsia="Times New Roman" w:cstheme="minorHAnsi"/>
                <w:kern w:val="0"/>
                <w:sz w:val="18"/>
                <w:szCs w:val="18"/>
                <w:lang w:val="en-GB" w:eastAsia="en-NZ"/>
                <w14:ligatures w14:val="none"/>
              </w:rPr>
            </w:pPr>
            <w:r w:rsidRPr="00F26D83">
              <w:rPr>
                <w:sz w:val="18"/>
                <w:szCs w:val="18"/>
                <w:lang w:val="en-GB"/>
              </w:rPr>
              <w:t>0.002</w:t>
            </w:r>
          </w:p>
        </w:tc>
      </w:tr>
    </w:tbl>
    <w:p w14:paraId="22C72891" w14:textId="77777777" w:rsidR="00B041FD" w:rsidRPr="00F26D83" w:rsidRDefault="00B041FD" w:rsidP="00B041FD">
      <w:pPr>
        <w:pStyle w:val="Caption"/>
        <w:keepNext/>
        <w:rPr>
          <w:rFonts w:cstheme="minorHAnsi"/>
          <w:color w:val="auto"/>
          <w:lang w:val="en-GB"/>
        </w:rPr>
      </w:pPr>
    </w:p>
    <w:p w14:paraId="4D6C171F" w14:textId="23C08B32" w:rsidR="00B041FD" w:rsidRPr="00F26D83" w:rsidRDefault="00B041FD" w:rsidP="00B041FD">
      <w:pPr>
        <w:pStyle w:val="Caption"/>
        <w:keepNext/>
        <w:rPr>
          <w:rFonts w:cstheme="minorHAnsi"/>
          <w:color w:val="auto"/>
          <w:lang w:val="en-GB"/>
        </w:rPr>
      </w:pPr>
      <w:r w:rsidRPr="00F26D83">
        <w:rPr>
          <w:rFonts w:cstheme="minorHAnsi"/>
          <w:color w:val="auto"/>
          <w:lang w:val="en-GB"/>
        </w:rPr>
        <w:t xml:space="preserve">Table </w:t>
      </w:r>
      <w:r>
        <w:rPr>
          <w:rFonts w:cstheme="minorHAnsi"/>
          <w:color w:val="auto"/>
          <w:lang w:val="en-GB"/>
        </w:rPr>
        <w:t>2</w:t>
      </w:r>
      <w:r w:rsidRPr="00F26D83">
        <w:rPr>
          <w:rFonts w:cstheme="minorHAnsi"/>
          <w:color w:val="auto"/>
          <w:lang w:val="en-GB"/>
        </w:rPr>
        <w:t>. Pairwise contrasts from the beta-binomial GLMM for kōura refuge use. Odds ratios and p-values are shown for treatment, light condition, and period comparisons. P-values are Tukey-adjusted for multiple comparisons within each factor.</w:t>
      </w:r>
    </w:p>
    <w:tbl>
      <w:tblPr>
        <w:tblW w:w="8405" w:type="dxa"/>
        <w:tblBorders>
          <w:insideH w:val="single" w:sz="4" w:space="0" w:color="auto"/>
        </w:tblBorders>
        <w:tblLook w:val="04A0" w:firstRow="1" w:lastRow="0" w:firstColumn="1" w:lastColumn="0" w:noHBand="0" w:noVBand="1"/>
      </w:tblPr>
      <w:tblGrid>
        <w:gridCol w:w="1405"/>
        <w:gridCol w:w="1000"/>
        <w:gridCol w:w="1000"/>
        <w:gridCol w:w="1000"/>
        <w:gridCol w:w="1000"/>
        <w:gridCol w:w="1000"/>
        <w:gridCol w:w="1000"/>
        <w:gridCol w:w="1000"/>
      </w:tblGrid>
      <w:tr w:rsidR="00B041FD" w:rsidRPr="00F26D83" w14:paraId="05FA68AA" w14:textId="77777777">
        <w:trPr>
          <w:trHeight w:val="288"/>
        </w:trPr>
        <w:tc>
          <w:tcPr>
            <w:tcW w:w="1405" w:type="dxa"/>
            <w:noWrap/>
            <w:hideMark/>
          </w:tcPr>
          <w:p w14:paraId="46BFCEF0" w14:textId="77777777" w:rsidR="00B041FD" w:rsidRPr="00F26D83" w:rsidRDefault="00B041FD">
            <w:pPr>
              <w:spacing w:after="0" w:line="360" w:lineRule="auto"/>
              <w:rPr>
                <w:rFonts w:cstheme="minorHAnsi"/>
                <w:b/>
                <w:bCs/>
                <w:sz w:val="18"/>
                <w:szCs w:val="18"/>
                <w:lang w:val="en-GB"/>
              </w:rPr>
            </w:pPr>
            <w:r w:rsidRPr="00F26D83">
              <w:rPr>
                <w:rFonts w:cstheme="minorHAnsi"/>
                <w:b/>
                <w:bCs/>
                <w:sz w:val="18"/>
                <w:szCs w:val="18"/>
                <w:lang w:val="en-GB"/>
              </w:rPr>
              <w:t>Contrast</w:t>
            </w:r>
          </w:p>
        </w:tc>
        <w:tc>
          <w:tcPr>
            <w:tcW w:w="1000" w:type="dxa"/>
            <w:noWrap/>
            <w:hideMark/>
          </w:tcPr>
          <w:p w14:paraId="47729C63" w14:textId="77777777" w:rsidR="00B041FD" w:rsidRPr="00F26D83" w:rsidRDefault="00B041FD">
            <w:pPr>
              <w:spacing w:after="0" w:line="360" w:lineRule="auto"/>
              <w:rPr>
                <w:rFonts w:cstheme="minorHAnsi"/>
                <w:b/>
                <w:bCs/>
                <w:sz w:val="18"/>
                <w:szCs w:val="18"/>
                <w:lang w:val="en-GB"/>
              </w:rPr>
            </w:pPr>
            <w:r w:rsidRPr="00F26D83">
              <w:rPr>
                <w:rFonts w:cstheme="minorHAnsi"/>
                <w:b/>
                <w:bCs/>
                <w:sz w:val="18"/>
                <w:szCs w:val="18"/>
                <w:lang w:val="en-GB"/>
              </w:rPr>
              <w:t>Odds ratio</w:t>
            </w:r>
          </w:p>
        </w:tc>
        <w:tc>
          <w:tcPr>
            <w:tcW w:w="1000" w:type="dxa"/>
            <w:noWrap/>
            <w:hideMark/>
          </w:tcPr>
          <w:p w14:paraId="12E65B95" w14:textId="77777777" w:rsidR="00B041FD" w:rsidRPr="00F26D83" w:rsidRDefault="00B041FD">
            <w:pPr>
              <w:spacing w:after="0" w:line="360" w:lineRule="auto"/>
              <w:rPr>
                <w:rFonts w:cstheme="minorHAnsi"/>
                <w:b/>
                <w:bCs/>
                <w:sz w:val="18"/>
                <w:szCs w:val="18"/>
                <w:lang w:val="en-GB"/>
              </w:rPr>
            </w:pPr>
            <w:r w:rsidRPr="00F26D83">
              <w:rPr>
                <w:rFonts w:cstheme="minorHAnsi"/>
                <w:b/>
                <w:bCs/>
                <w:sz w:val="18"/>
                <w:szCs w:val="18"/>
                <w:lang w:val="en-GB"/>
              </w:rPr>
              <w:t>SE</w:t>
            </w:r>
          </w:p>
        </w:tc>
        <w:tc>
          <w:tcPr>
            <w:tcW w:w="1000" w:type="dxa"/>
            <w:noWrap/>
            <w:hideMark/>
          </w:tcPr>
          <w:p w14:paraId="2A541FE6" w14:textId="55E5F12D" w:rsidR="00B041FD" w:rsidRPr="00F26D83" w:rsidRDefault="008A58CF">
            <w:pPr>
              <w:spacing w:after="0" w:line="360" w:lineRule="auto"/>
              <w:rPr>
                <w:rFonts w:cstheme="minorHAnsi"/>
                <w:b/>
                <w:bCs/>
                <w:sz w:val="18"/>
                <w:szCs w:val="18"/>
                <w:lang w:val="en-GB"/>
              </w:rPr>
            </w:pPr>
            <w:r>
              <w:rPr>
                <w:rFonts w:cstheme="minorHAnsi"/>
                <w:b/>
                <w:bCs/>
                <w:sz w:val="18"/>
                <w:szCs w:val="18"/>
                <w:lang w:val="en-GB"/>
              </w:rPr>
              <w:t>d</w:t>
            </w:r>
            <w:r w:rsidR="00B041FD" w:rsidRPr="00F26D83">
              <w:rPr>
                <w:rFonts w:cstheme="minorHAnsi"/>
                <w:b/>
                <w:bCs/>
                <w:sz w:val="18"/>
                <w:szCs w:val="18"/>
                <w:lang w:val="en-GB"/>
              </w:rPr>
              <w:t>f</w:t>
            </w:r>
          </w:p>
        </w:tc>
        <w:tc>
          <w:tcPr>
            <w:tcW w:w="1000" w:type="dxa"/>
            <w:noWrap/>
            <w:hideMark/>
          </w:tcPr>
          <w:p w14:paraId="785879F1" w14:textId="77777777" w:rsidR="00B041FD" w:rsidRPr="00F26D83" w:rsidRDefault="00B041FD">
            <w:pPr>
              <w:spacing w:after="0" w:line="360" w:lineRule="auto"/>
              <w:rPr>
                <w:rFonts w:cstheme="minorHAnsi"/>
                <w:b/>
                <w:bCs/>
                <w:sz w:val="18"/>
                <w:szCs w:val="18"/>
                <w:lang w:val="en-GB"/>
              </w:rPr>
            </w:pPr>
            <w:r w:rsidRPr="00F26D83">
              <w:rPr>
                <w:rFonts w:cstheme="minorHAnsi"/>
                <w:b/>
                <w:bCs/>
                <w:sz w:val="18"/>
                <w:szCs w:val="18"/>
                <w:lang w:val="en-GB"/>
              </w:rPr>
              <w:t>Null</w:t>
            </w:r>
          </w:p>
        </w:tc>
        <w:tc>
          <w:tcPr>
            <w:tcW w:w="1000" w:type="dxa"/>
            <w:noWrap/>
            <w:hideMark/>
          </w:tcPr>
          <w:p w14:paraId="754B0603" w14:textId="215816A7" w:rsidR="00B041FD" w:rsidRPr="00F26D83" w:rsidRDefault="008A58CF">
            <w:pPr>
              <w:spacing w:after="0" w:line="360" w:lineRule="auto"/>
              <w:rPr>
                <w:rFonts w:cstheme="minorHAnsi"/>
                <w:b/>
                <w:bCs/>
                <w:sz w:val="18"/>
                <w:szCs w:val="18"/>
                <w:lang w:val="en-GB"/>
              </w:rPr>
            </w:pPr>
            <w:r>
              <w:rPr>
                <w:rFonts w:cstheme="minorHAnsi"/>
                <w:b/>
                <w:bCs/>
                <w:sz w:val="18"/>
                <w:szCs w:val="18"/>
                <w:lang w:val="en-GB"/>
              </w:rPr>
              <w:t>z</w:t>
            </w:r>
            <w:r w:rsidR="00B041FD" w:rsidRPr="00F26D83">
              <w:rPr>
                <w:rFonts w:cstheme="minorHAnsi"/>
                <w:b/>
                <w:bCs/>
                <w:sz w:val="18"/>
                <w:szCs w:val="18"/>
                <w:lang w:val="en-GB"/>
              </w:rPr>
              <w:t xml:space="preserve"> ratio</w:t>
            </w:r>
          </w:p>
        </w:tc>
        <w:tc>
          <w:tcPr>
            <w:tcW w:w="1000" w:type="dxa"/>
            <w:noWrap/>
            <w:hideMark/>
          </w:tcPr>
          <w:p w14:paraId="5A329DD8" w14:textId="77777777" w:rsidR="00B041FD" w:rsidRPr="00F26D83" w:rsidRDefault="00B041FD">
            <w:pPr>
              <w:spacing w:after="0" w:line="360" w:lineRule="auto"/>
              <w:rPr>
                <w:rFonts w:cstheme="minorHAnsi"/>
                <w:b/>
                <w:bCs/>
                <w:sz w:val="18"/>
                <w:szCs w:val="18"/>
                <w:lang w:val="en-GB"/>
              </w:rPr>
            </w:pPr>
            <w:r>
              <w:rPr>
                <w:rFonts w:cstheme="minorHAnsi"/>
                <w:b/>
                <w:bCs/>
                <w:sz w:val="18"/>
                <w:szCs w:val="18"/>
                <w:lang w:val="en-GB"/>
              </w:rPr>
              <w:t>p</w:t>
            </w:r>
            <w:r w:rsidRPr="00F26D83">
              <w:rPr>
                <w:rFonts w:cstheme="minorHAnsi"/>
                <w:b/>
                <w:bCs/>
                <w:sz w:val="18"/>
                <w:szCs w:val="18"/>
                <w:lang w:val="en-GB"/>
              </w:rPr>
              <w:t xml:space="preserve"> value</w:t>
            </w:r>
          </w:p>
        </w:tc>
        <w:tc>
          <w:tcPr>
            <w:tcW w:w="1000" w:type="dxa"/>
            <w:noWrap/>
            <w:hideMark/>
          </w:tcPr>
          <w:p w14:paraId="62DE51F1" w14:textId="77777777" w:rsidR="00B041FD" w:rsidRPr="00F26D83" w:rsidRDefault="00B041FD">
            <w:pPr>
              <w:spacing w:after="0" w:line="360" w:lineRule="auto"/>
              <w:rPr>
                <w:rFonts w:cstheme="minorHAnsi"/>
                <w:b/>
                <w:bCs/>
                <w:sz w:val="18"/>
                <w:szCs w:val="18"/>
                <w:lang w:val="en-GB"/>
              </w:rPr>
            </w:pPr>
            <w:r w:rsidRPr="00F26D83">
              <w:rPr>
                <w:rFonts w:cstheme="minorHAnsi"/>
                <w:b/>
                <w:bCs/>
                <w:sz w:val="18"/>
                <w:szCs w:val="18"/>
                <w:lang w:val="en-GB"/>
              </w:rPr>
              <w:t>Factor</w:t>
            </w:r>
          </w:p>
        </w:tc>
      </w:tr>
      <w:tr w:rsidR="00B041FD" w:rsidRPr="00F26D83" w14:paraId="1665A0C9" w14:textId="77777777">
        <w:trPr>
          <w:trHeight w:val="288"/>
        </w:trPr>
        <w:tc>
          <w:tcPr>
            <w:tcW w:w="1405" w:type="dxa"/>
            <w:noWrap/>
            <w:hideMark/>
          </w:tcPr>
          <w:p w14:paraId="728DFAA0" w14:textId="77777777" w:rsidR="00B041FD" w:rsidRPr="00F26D83" w:rsidRDefault="00B041FD">
            <w:pPr>
              <w:spacing w:after="0" w:line="360" w:lineRule="auto"/>
              <w:rPr>
                <w:rFonts w:cstheme="minorHAnsi"/>
                <w:sz w:val="18"/>
                <w:szCs w:val="18"/>
                <w:lang w:val="en-GB"/>
              </w:rPr>
            </w:pPr>
            <w:r w:rsidRPr="00F26D83">
              <w:rPr>
                <w:rFonts w:cstheme="minorHAnsi"/>
                <w:color w:val="000000"/>
                <w:sz w:val="18"/>
                <w:szCs w:val="18"/>
                <w:lang w:val="en-GB"/>
              </w:rPr>
              <w:t>control / catfish</w:t>
            </w:r>
          </w:p>
        </w:tc>
        <w:tc>
          <w:tcPr>
            <w:tcW w:w="1000" w:type="dxa"/>
            <w:noWrap/>
            <w:hideMark/>
          </w:tcPr>
          <w:p w14:paraId="4BD4C728" w14:textId="77777777" w:rsidR="00B041FD" w:rsidRPr="00F26D83" w:rsidRDefault="00B041FD">
            <w:pPr>
              <w:spacing w:after="0" w:line="360" w:lineRule="auto"/>
              <w:rPr>
                <w:rFonts w:cstheme="minorHAnsi"/>
                <w:sz w:val="18"/>
                <w:szCs w:val="18"/>
                <w:lang w:val="en-GB"/>
              </w:rPr>
            </w:pPr>
            <w:r w:rsidRPr="00F26D83">
              <w:rPr>
                <w:rFonts w:cstheme="minorHAnsi"/>
                <w:color w:val="000000"/>
                <w:sz w:val="18"/>
                <w:szCs w:val="18"/>
                <w:lang w:val="en-GB"/>
              </w:rPr>
              <w:t>0.655</w:t>
            </w:r>
          </w:p>
        </w:tc>
        <w:tc>
          <w:tcPr>
            <w:tcW w:w="1000" w:type="dxa"/>
            <w:noWrap/>
            <w:hideMark/>
          </w:tcPr>
          <w:p w14:paraId="3CE92D43" w14:textId="77777777" w:rsidR="00B041FD" w:rsidRPr="00F26D83" w:rsidRDefault="00B041FD">
            <w:pPr>
              <w:spacing w:after="0" w:line="360" w:lineRule="auto"/>
              <w:rPr>
                <w:rFonts w:cstheme="minorHAnsi"/>
                <w:sz w:val="18"/>
                <w:szCs w:val="18"/>
                <w:lang w:val="en-GB"/>
              </w:rPr>
            </w:pPr>
            <w:r w:rsidRPr="00F26D83">
              <w:rPr>
                <w:rFonts w:cstheme="minorHAnsi"/>
                <w:color w:val="000000"/>
                <w:sz w:val="18"/>
                <w:szCs w:val="18"/>
                <w:lang w:val="en-GB"/>
              </w:rPr>
              <w:t>0.191</w:t>
            </w:r>
          </w:p>
        </w:tc>
        <w:tc>
          <w:tcPr>
            <w:tcW w:w="1000" w:type="dxa"/>
            <w:noWrap/>
            <w:hideMark/>
          </w:tcPr>
          <w:p w14:paraId="587A341D" w14:textId="77777777" w:rsidR="00B041FD" w:rsidRPr="00F26D83" w:rsidRDefault="00B041FD">
            <w:pPr>
              <w:spacing w:after="0" w:line="360" w:lineRule="auto"/>
              <w:rPr>
                <w:rFonts w:cstheme="minorHAnsi"/>
                <w:sz w:val="18"/>
                <w:szCs w:val="18"/>
                <w:lang w:val="en-GB"/>
              </w:rPr>
            </w:pPr>
            <w:r w:rsidRPr="00F26D83">
              <w:rPr>
                <w:rFonts w:cstheme="minorHAnsi"/>
                <w:color w:val="000000"/>
                <w:sz w:val="18"/>
                <w:szCs w:val="18"/>
                <w:lang w:val="en-GB"/>
              </w:rPr>
              <w:t>Inf</w:t>
            </w:r>
          </w:p>
        </w:tc>
        <w:tc>
          <w:tcPr>
            <w:tcW w:w="1000" w:type="dxa"/>
            <w:noWrap/>
            <w:hideMark/>
          </w:tcPr>
          <w:p w14:paraId="632E0F08" w14:textId="77777777" w:rsidR="00B041FD" w:rsidRPr="00F26D83" w:rsidRDefault="00B041FD">
            <w:pPr>
              <w:spacing w:after="0" w:line="360" w:lineRule="auto"/>
              <w:rPr>
                <w:rFonts w:cstheme="minorHAnsi"/>
                <w:sz w:val="18"/>
                <w:szCs w:val="18"/>
                <w:lang w:val="en-GB"/>
              </w:rPr>
            </w:pPr>
            <w:r w:rsidRPr="00F26D83">
              <w:rPr>
                <w:rFonts w:cstheme="minorHAnsi"/>
                <w:color w:val="000000"/>
                <w:sz w:val="18"/>
                <w:szCs w:val="18"/>
                <w:lang w:val="en-GB"/>
              </w:rPr>
              <w:t>1</w:t>
            </w:r>
          </w:p>
        </w:tc>
        <w:tc>
          <w:tcPr>
            <w:tcW w:w="1000" w:type="dxa"/>
            <w:noWrap/>
            <w:hideMark/>
          </w:tcPr>
          <w:p w14:paraId="79037F38" w14:textId="77777777" w:rsidR="00B041FD" w:rsidRPr="00F26D83" w:rsidRDefault="00B041FD">
            <w:pPr>
              <w:spacing w:after="0" w:line="360" w:lineRule="auto"/>
              <w:rPr>
                <w:rFonts w:cstheme="minorHAnsi"/>
                <w:sz w:val="18"/>
                <w:szCs w:val="18"/>
                <w:lang w:val="en-GB"/>
              </w:rPr>
            </w:pPr>
            <w:r w:rsidRPr="00F26D83">
              <w:rPr>
                <w:rFonts w:cstheme="minorHAnsi"/>
                <w:color w:val="000000"/>
                <w:sz w:val="18"/>
                <w:szCs w:val="18"/>
                <w:lang w:val="en-GB"/>
              </w:rPr>
              <w:t>-1.452</w:t>
            </w:r>
          </w:p>
        </w:tc>
        <w:tc>
          <w:tcPr>
            <w:tcW w:w="1000" w:type="dxa"/>
            <w:noWrap/>
            <w:hideMark/>
          </w:tcPr>
          <w:p w14:paraId="163474F7" w14:textId="77777777" w:rsidR="00B041FD" w:rsidRPr="00F26D83" w:rsidRDefault="00B041FD">
            <w:pPr>
              <w:spacing w:after="0" w:line="360" w:lineRule="auto"/>
              <w:rPr>
                <w:rFonts w:cstheme="minorHAnsi"/>
                <w:sz w:val="18"/>
                <w:szCs w:val="18"/>
                <w:lang w:val="en-GB"/>
              </w:rPr>
            </w:pPr>
            <w:r w:rsidRPr="00F26D83">
              <w:rPr>
                <w:rFonts w:cstheme="minorHAnsi"/>
                <w:color w:val="000000"/>
                <w:sz w:val="18"/>
                <w:szCs w:val="18"/>
                <w:lang w:val="en-GB"/>
              </w:rPr>
              <w:t>0.314</w:t>
            </w:r>
          </w:p>
        </w:tc>
        <w:tc>
          <w:tcPr>
            <w:tcW w:w="1000" w:type="dxa"/>
            <w:noWrap/>
            <w:hideMark/>
          </w:tcPr>
          <w:p w14:paraId="7577F7AD" w14:textId="77777777" w:rsidR="00B041FD" w:rsidRPr="00F26D83" w:rsidRDefault="00B041FD">
            <w:pPr>
              <w:spacing w:after="0" w:line="360" w:lineRule="auto"/>
              <w:rPr>
                <w:rFonts w:cstheme="minorHAnsi"/>
                <w:sz w:val="18"/>
                <w:szCs w:val="18"/>
                <w:lang w:val="en-GB"/>
              </w:rPr>
            </w:pPr>
            <w:r w:rsidRPr="00F26D83">
              <w:rPr>
                <w:rFonts w:cstheme="minorHAnsi"/>
                <w:color w:val="000000"/>
                <w:sz w:val="18"/>
                <w:szCs w:val="18"/>
                <w:lang w:val="en-GB"/>
              </w:rPr>
              <w:t>treatment</w:t>
            </w:r>
          </w:p>
        </w:tc>
      </w:tr>
      <w:tr w:rsidR="00B041FD" w:rsidRPr="00F26D83" w14:paraId="3B496C81" w14:textId="77777777">
        <w:trPr>
          <w:trHeight w:val="288"/>
        </w:trPr>
        <w:tc>
          <w:tcPr>
            <w:tcW w:w="1405" w:type="dxa"/>
            <w:noWrap/>
            <w:hideMark/>
          </w:tcPr>
          <w:p w14:paraId="53D5F917" w14:textId="77777777" w:rsidR="00B041FD" w:rsidRPr="00F26D83" w:rsidRDefault="00B041FD">
            <w:pPr>
              <w:spacing w:after="0" w:line="360" w:lineRule="auto"/>
              <w:rPr>
                <w:rFonts w:cstheme="minorHAnsi"/>
                <w:sz w:val="18"/>
                <w:szCs w:val="18"/>
                <w:lang w:val="en-GB"/>
              </w:rPr>
            </w:pPr>
            <w:r w:rsidRPr="00F26D83">
              <w:rPr>
                <w:rFonts w:cstheme="minorHAnsi"/>
                <w:color w:val="000000"/>
                <w:sz w:val="18"/>
                <w:szCs w:val="18"/>
                <w:lang w:val="en-GB"/>
              </w:rPr>
              <w:t>control / eel</w:t>
            </w:r>
          </w:p>
        </w:tc>
        <w:tc>
          <w:tcPr>
            <w:tcW w:w="1000" w:type="dxa"/>
            <w:noWrap/>
            <w:hideMark/>
          </w:tcPr>
          <w:p w14:paraId="52C1B86D" w14:textId="77777777" w:rsidR="00B041FD" w:rsidRPr="00F26D83" w:rsidRDefault="00B041FD">
            <w:pPr>
              <w:spacing w:after="0" w:line="360" w:lineRule="auto"/>
              <w:rPr>
                <w:rFonts w:cstheme="minorHAnsi"/>
                <w:sz w:val="18"/>
                <w:szCs w:val="18"/>
                <w:lang w:val="en-GB"/>
              </w:rPr>
            </w:pPr>
            <w:r w:rsidRPr="00F26D83">
              <w:rPr>
                <w:rFonts w:cstheme="minorHAnsi"/>
                <w:color w:val="000000"/>
                <w:sz w:val="18"/>
                <w:szCs w:val="18"/>
                <w:lang w:val="en-GB"/>
              </w:rPr>
              <w:t>1.533</w:t>
            </w:r>
          </w:p>
        </w:tc>
        <w:tc>
          <w:tcPr>
            <w:tcW w:w="1000" w:type="dxa"/>
            <w:noWrap/>
            <w:hideMark/>
          </w:tcPr>
          <w:p w14:paraId="6CCD1BF7" w14:textId="77777777" w:rsidR="00B041FD" w:rsidRPr="00F26D83" w:rsidRDefault="00B041FD">
            <w:pPr>
              <w:spacing w:after="0" w:line="360" w:lineRule="auto"/>
              <w:rPr>
                <w:rFonts w:cstheme="minorHAnsi"/>
                <w:sz w:val="18"/>
                <w:szCs w:val="18"/>
                <w:lang w:val="en-GB"/>
              </w:rPr>
            </w:pPr>
            <w:r w:rsidRPr="00F26D83">
              <w:rPr>
                <w:rFonts w:cstheme="minorHAnsi"/>
                <w:color w:val="000000"/>
                <w:sz w:val="18"/>
                <w:szCs w:val="18"/>
                <w:lang w:val="en-GB"/>
              </w:rPr>
              <w:t>0.451</w:t>
            </w:r>
          </w:p>
        </w:tc>
        <w:tc>
          <w:tcPr>
            <w:tcW w:w="1000" w:type="dxa"/>
            <w:noWrap/>
            <w:hideMark/>
          </w:tcPr>
          <w:p w14:paraId="13B6C1ED" w14:textId="77777777" w:rsidR="00B041FD" w:rsidRPr="00F26D83" w:rsidRDefault="00B041FD">
            <w:pPr>
              <w:spacing w:after="0" w:line="360" w:lineRule="auto"/>
              <w:rPr>
                <w:rFonts w:cstheme="minorHAnsi"/>
                <w:sz w:val="18"/>
                <w:szCs w:val="18"/>
                <w:lang w:val="en-GB"/>
              </w:rPr>
            </w:pPr>
            <w:r w:rsidRPr="00F26D83">
              <w:rPr>
                <w:rFonts w:cstheme="minorHAnsi"/>
                <w:color w:val="000000"/>
                <w:sz w:val="18"/>
                <w:szCs w:val="18"/>
                <w:lang w:val="en-GB"/>
              </w:rPr>
              <w:t>Inf</w:t>
            </w:r>
          </w:p>
        </w:tc>
        <w:tc>
          <w:tcPr>
            <w:tcW w:w="1000" w:type="dxa"/>
            <w:noWrap/>
            <w:hideMark/>
          </w:tcPr>
          <w:p w14:paraId="653A69DA" w14:textId="77777777" w:rsidR="00B041FD" w:rsidRPr="00F26D83" w:rsidRDefault="00B041FD">
            <w:pPr>
              <w:spacing w:after="0" w:line="360" w:lineRule="auto"/>
              <w:rPr>
                <w:rFonts w:cstheme="minorHAnsi"/>
                <w:sz w:val="18"/>
                <w:szCs w:val="18"/>
                <w:lang w:val="en-GB"/>
              </w:rPr>
            </w:pPr>
            <w:r w:rsidRPr="00F26D83">
              <w:rPr>
                <w:rFonts w:cstheme="minorHAnsi"/>
                <w:color w:val="000000"/>
                <w:sz w:val="18"/>
                <w:szCs w:val="18"/>
                <w:lang w:val="en-GB"/>
              </w:rPr>
              <w:t>1</w:t>
            </w:r>
          </w:p>
        </w:tc>
        <w:tc>
          <w:tcPr>
            <w:tcW w:w="1000" w:type="dxa"/>
            <w:noWrap/>
            <w:hideMark/>
          </w:tcPr>
          <w:p w14:paraId="0CFBB859" w14:textId="77777777" w:rsidR="00B041FD" w:rsidRPr="00F26D83" w:rsidRDefault="00B041FD">
            <w:pPr>
              <w:spacing w:after="0" w:line="360" w:lineRule="auto"/>
              <w:rPr>
                <w:rFonts w:cstheme="minorHAnsi"/>
                <w:sz w:val="18"/>
                <w:szCs w:val="18"/>
                <w:lang w:val="en-GB"/>
              </w:rPr>
            </w:pPr>
            <w:r w:rsidRPr="00F26D83">
              <w:rPr>
                <w:rFonts w:cstheme="minorHAnsi"/>
                <w:color w:val="000000"/>
                <w:sz w:val="18"/>
                <w:szCs w:val="18"/>
                <w:lang w:val="en-GB"/>
              </w:rPr>
              <w:t>1.452</w:t>
            </w:r>
          </w:p>
        </w:tc>
        <w:tc>
          <w:tcPr>
            <w:tcW w:w="1000" w:type="dxa"/>
            <w:noWrap/>
            <w:hideMark/>
          </w:tcPr>
          <w:p w14:paraId="2FDBF43E" w14:textId="77777777" w:rsidR="00B041FD" w:rsidRPr="00F26D83" w:rsidRDefault="00B041FD">
            <w:pPr>
              <w:spacing w:after="0" w:line="360" w:lineRule="auto"/>
              <w:rPr>
                <w:rFonts w:cstheme="minorHAnsi"/>
                <w:sz w:val="18"/>
                <w:szCs w:val="18"/>
                <w:lang w:val="en-GB"/>
              </w:rPr>
            </w:pPr>
            <w:r w:rsidRPr="00F26D83">
              <w:rPr>
                <w:rFonts w:cstheme="minorHAnsi"/>
                <w:color w:val="000000"/>
                <w:sz w:val="18"/>
                <w:szCs w:val="18"/>
                <w:lang w:val="en-GB"/>
              </w:rPr>
              <w:t>0.314</w:t>
            </w:r>
          </w:p>
        </w:tc>
        <w:tc>
          <w:tcPr>
            <w:tcW w:w="1000" w:type="dxa"/>
            <w:noWrap/>
            <w:hideMark/>
          </w:tcPr>
          <w:p w14:paraId="2435B40F" w14:textId="77777777" w:rsidR="00B041FD" w:rsidRPr="00F26D83" w:rsidRDefault="00B041FD">
            <w:pPr>
              <w:spacing w:after="0" w:line="360" w:lineRule="auto"/>
              <w:rPr>
                <w:rFonts w:cstheme="minorHAnsi"/>
                <w:sz w:val="18"/>
                <w:szCs w:val="18"/>
                <w:lang w:val="en-GB"/>
              </w:rPr>
            </w:pPr>
            <w:r w:rsidRPr="00F26D83">
              <w:rPr>
                <w:rFonts w:cstheme="minorHAnsi"/>
                <w:color w:val="000000"/>
                <w:sz w:val="18"/>
                <w:szCs w:val="18"/>
                <w:lang w:val="en-GB"/>
              </w:rPr>
              <w:t>treatment</w:t>
            </w:r>
          </w:p>
        </w:tc>
      </w:tr>
      <w:tr w:rsidR="00B041FD" w:rsidRPr="00F26D83" w14:paraId="36BF8751" w14:textId="77777777">
        <w:trPr>
          <w:trHeight w:val="288"/>
        </w:trPr>
        <w:tc>
          <w:tcPr>
            <w:tcW w:w="1405" w:type="dxa"/>
            <w:noWrap/>
            <w:hideMark/>
          </w:tcPr>
          <w:p w14:paraId="0AD46E87" w14:textId="77777777" w:rsidR="00B041FD" w:rsidRPr="00F26D83" w:rsidRDefault="00B041FD">
            <w:pPr>
              <w:spacing w:after="0" w:line="360" w:lineRule="auto"/>
              <w:rPr>
                <w:rFonts w:cstheme="minorHAnsi"/>
                <w:sz w:val="18"/>
                <w:szCs w:val="18"/>
                <w:lang w:val="en-GB"/>
              </w:rPr>
            </w:pPr>
            <w:r w:rsidRPr="00F26D83">
              <w:rPr>
                <w:rFonts w:cstheme="minorHAnsi"/>
                <w:color w:val="000000"/>
                <w:sz w:val="18"/>
                <w:szCs w:val="18"/>
                <w:lang w:val="en-GB"/>
              </w:rPr>
              <w:t>catfish / eel</w:t>
            </w:r>
          </w:p>
        </w:tc>
        <w:tc>
          <w:tcPr>
            <w:tcW w:w="1000" w:type="dxa"/>
            <w:noWrap/>
            <w:hideMark/>
          </w:tcPr>
          <w:p w14:paraId="12A0E678" w14:textId="77777777" w:rsidR="00B041FD" w:rsidRPr="00F26D83" w:rsidRDefault="00B041FD">
            <w:pPr>
              <w:spacing w:after="0" w:line="360" w:lineRule="auto"/>
              <w:rPr>
                <w:rFonts w:cstheme="minorHAnsi"/>
                <w:sz w:val="18"/>
                <w:szCs w:val="18"/>
                <w:lang w:val="en-GB"/>
              </w:rPr>
            </w:pPr>
            <w:r w:rsidRPr="00F26D83">
              <w:rPr>
                <w:rFonts w:cstheme="minorHAnsi"/>
                <w:color w:val="000000"/>
                <w:sz w:val="18"/>
                <w:szCs w:val="18"/>
                <w:lang w:val="en-GB"/>
              </w:rPr>
              <w:t>2.341</w:t>
            </w:r>
          </w:p>
        </w:tc>
        <w:tc>
          <w:tcPr>
            <w:tcW w:w="1000" w:type="dxa"/>
            <w:noWrap/>
            <w:hideMark/>
          </w:tcPr>
          <w:p w14:paraId="41B650A0" w14:textId="77777777" w:rsidR="00B041FD" w:rsidRPr="00F26D83" w:rsidRDefault="00B041FD">
            <w:pPr>
              <w:spacing w:after="0" w:line="360" w:lineRule="auto"/>
              <w:rPr>
                <w:rFonts w:cstheme="minorHAnsi"/>
                <w:sz w:val="18"/>
                <w:szCs w:val="18"/>
                <w:lang w:val="en-GB"/>
              </w:rPr>
            </w:pPr>
            <w:r w:rsidRPr="00F26D83">
              <w:rPr>
                <w:rFonts w:cstheme="minorHAnsi"/>
                <w:color w:val="000000"/>
                <w:sz w:val="18"/>
                <w:szCs w:val="18"/>
                <w:lang w:val="en-GB"/>
              </w:rPr>
              <w:t>0.681</w:t>
            </w:r>
          </w:p>
        </w:tc>
        <w:tc>
          <w:tcPr>
            <w:tcW w:w="1000" w:type="dxa"/>
            <w:noWrap/>
            <w:hideMark/>
          </w:tcPr>
          <w:p w14:paraId="0A3FEB76" w14:textId="77777777" w:rsidR="00B041FD" w:rsidRPr="00F26D83" w:rsidRDefault="00B041FD">
            <w:pPr>
              <w:spacing w:after="0" w:line="360" w:lineRule="auto"/>
              <w:rPr>
                <w:rFonts w:cstheme="minorHAnsi"/>
                <w:sz w:val="18"/>
                <w:szCs w:val="18"/>
                <w:lang w:val="en-GB"/>
              </w:rPr>
            </w:pPr>
            <w:r w:rsidRPr="00F26D83">
              <w:rPr>
                <w:rFonts w:cstheme="minorHAnsi"/>
                <w:color w:val="000000"/>
                <w:sz w:val="18"/>
                <w:szCs w:val="18"/>
                <w:lang w:val="en-GB"/>
              </w:rPr>
              <w:t>Inf</w:t>
            </w:r>
          </w:p>
        </w:tc>
        <w:tc>
          <w:tcPr>
            <w:tcW w:w="1000" w:type="dxa"/>
            <w:noWrap/>
            <w:hideMark/>
          </w:tcPr>
          <w:p w14:paraId="5138BF78" w14:textId="77777777" w:rsidR="00B041FD" w:rsidRPr="00F26D83" w:rsidRDefault="00B041FD">
            <w:pPr>
              <w:spacing w:after="0" w:line="360" w:lineRule="auto"/>
              <w:rPr>
                <w:rFonts w:cstheme="minorHAnsi"/>
                <w:sz w:val="18"/>
                <w:szCs w:val="18"/>
                <w:lang w:val="en-GB"/>
              </w:rPr>
            </w:pPr>
            <w:r w:rsidRPr="00F26D83">
              <w:rPr>
                <w:rFonts w:cstheme="minorHAnsi"/>
                <w:color w:val="000000"/>
                <w:sz w:val="18"/>
                <w:szCs w:val="18"/>
                <w:lang w:val="en-GB"/>
              </w:rPr>
              <w:t>1</w:t>
            </w:r>
          </w:p>
        </w:tc>
        <w:tc>
          <w:tcPr>
            <w:tcW w:w="1000" w:type="dxa"/>
            <w:noWrap/>
            <w:hideMark/>
          </w:tcPr>
          <w:p w14:paraId="091641E1" w14:textId="77777777" w:rsidR="00B041FD" w:rsidRPr="00F26D83" w:rsidRDefault="00B041FD">
            <w:pPr>
              <w:spacing w:after="0" w:line="360" w:lineRule="auto"/>
              <w:rPr>
                <w:rFonts w:cstheme="minorHAnsi"/>
                <w:sz w:val="18"/>
                <w:szCs w:val="18"/>
                <w:lang w:val="en-GB"/>
              </w:rPr>
            </w:pPr>
            <w:r w:rsidRPr="00F26D83">
              <w:rPr>
                <w:rFonts w:cstheme="minorHAnsi"/>
                <w:color w:val="000000"/>
                <w:sz w:val="18"/>
                <w:szCs w:val="18"/>
                <w:lang w:val="en-GB"/>
              </w:rPr>
              <w:t>2.924</w:t>
            </w:r>
          </w:p>
        </w:tc>
        <w:tc>
          <w:tcPr>
            <w:tcW w:w="1000" w:type="dxa"/>
            <w:noWrap/>
            <w:hideMark/>
          </w:tcPr>
          <w:p w14:paraId="35E9FBB4" w14:textId="77777777" w:rsidR="00B041FD" w:rsidRPr="00F26D83" w:rsidRDefault="00B041FD">
            <w:pPr>
              <w:spacing w:after="0" w:line="360" w:lineRule="auto"/>
              <w:rPr>
                <w:sz w:val="18"/>
                <w:szCs w:val="18"/>
                <w:lang w:val="en-GB"/>
              </w:rPr>
            </w:pPr>
            <w:r w:rsidRPr="00F26D83">
              <w:rPr>
                <w:color w:val="000000" w:themeColor="text1"/>
                <w:sz w:val="18"/>
                <w:szCs w:val="18"/>
                <w:lang w:val="en-GB"/>
              </w:rPr>
              <w:t>0.010</w:t>
            </w:r>
          </w:p>
        </w:tc>
        <w:tc>
          <w:tcPr>
            <w:tcW w:w="1000" w:type="dxa"/>
            <w:noWrap/>
            <w:hideMark/>
          </w:tcPr>
          <w:p w14:paraId="6C69ED3F" w14:textId="77777777" w:rsidR="00B041FD" w:rsidRPr="00F26D83" w:rsidRDefault="00B041FD">
            <w:pPr>
              <w:spacing w:after="0" w:line="360" w:lineRule="auto"/>
              <w:rPr>
                <w:rFonts w:cstheme="minorHAnsi"/>
                <w:sz w:val="18"/>
                <w:szCs w:val="18"/>
                <w:lang w:val="en-GB"/>
              </w:rPr>
            </w:pPr>
            <w:r w:rsidRPr="00F26D83">
              <w:rPr>
                <w:rFonts w:cstheme="minorHAnsi"/>
                <w:color w:val="000000"/>
                <w:sz w:val="18"/>
                <w:szCs w:val="18"/>
                <w:lang w:val="en-GB"/>
              </w:rPr>
              <w:t>treatment</w:t>
            </w:r>
          </w:p>
        </w:tc>
      </w:tr>
      <w:tr w:rsidR="00B041FD" w:rsidRPr="00F26D83" w14:paraId="3E4A786D" w14:textId="77777777">
        <w:trPr>
          <w:trHeight w:val="288"/>
        </w:trPr>
        <w:tc>
          <w:tcPr>
            <w:tcW w:w="1405" w:type="dxa"/>
            <w:noWrap/>
            <w:hideMark/>
          </w:tcPr>
          <w:p w14:paraId="6CB70AF6" w14:textId="77777777" w:rsidR="00B041FD" w:rsidRPr="00F26D83" w:rsidRDefault="00B041FD">
            <w:pPr>
              <w:spacing w:after="0" w:line="360" w:lineRule="auto"/>
              <w:rPr>
                <w:rFonts w:cstheme="minorHAnsi"/>
                <w:sz w:val="18"/>
                <w:szCs w:val="18"/>
                <w:lang w:val="en-GB"/>
              </w:rPr>
            </w:pPr>
            <w:r w:rsidRPr="00F26D83">
              <w:rPr>
                <w:rFonts w:cstheme="minorHAnsi"/>
                <w:color w:val="000000"/>
                <w:sz w:val="18"/>
                <w:szCs w:val="18"/>
                <w:lang w:val="en-GB"/>
              </w:rPr>
              <w:t>light / dark</w:t>
            </w:r>
          </w:p>
        </w:tc>
        <w:tc>
          <w:tcPr>
            <w:tcW w:w="1000" w:type="dxa"/>
            <w:noWrap/>
            <w:hideMark/>
          </w:tcPr>
          <w:p w14:paraId="452C65B8" w14:textId="77777777" w:rsidR="00B041FD" w:rsidRPr="00F26D83" w:rsidRDefault="00B041FD">
            <w:pPr>
              <w:spacing w:after="0" w:line="360" w:lineRule="auto"/>
              <w:rPr>
                <w:rFonts w:cstheme="minorHAnsi"/>
                <w:sz w:val="18"/>
                <w:szCs w:val="18"/>
                <w:lang w:val="en-GB"/>
              </w:rPr>
            </w:pPr>
            <w:r w:rsidRPr="00F26D83">
              <w:rPr>
                <w:rFonts w:cstheme="minorHAnsi"/>
                <w:color w:val="000000"/>
                <w:sz w:val="18"/>
                <w:szCs w:val="18"/>
                <w:lang w:val="en-GB"/>
              </w:rPr>
              <w:t>1.924</w:t>
            </w:r>
          </w:p>
        </w:tc>
        <w:tc>
          <w:tcPr>
            <w:tcW w:w="1000" w:type="dxa"/>
            <w:noWrap/>
            <w:hideMark/>
          </w:tcPr>
          <w:p w14:paraId="5347227A" w14:textId="77777777" w:rsidR="00B041FD" w:rsidRPr="00F26D83" w:rsidRDefault="00B041FD">
            <w:pPr>
              <w:spacing w:after="0" w:line="360" w:lineRule="auto"/>
              <w:rPr>
                <w:rFonts w:cstheme="minorHAnsi"/>
                <w:sz w:val="18"/>
                <w:szCs w:val="18"/>
                <w:lang w:val="en-GB"/>
              </w:rPr>
            </w:pPr>
            <w:r w:rsidRPr="00F26D83">
              <w:rPr>
                <w:rFonts w:cstheme="minorHAnsi"/>
                <w:color w:val="000000"/>
                <w:sz w:val="18"/>
                <w:szCs w:val="18"/>
                <w:lang w:val="en-GB"/>
              </w:rPr>
              <w:t>0.46</w:t>
            </w:r>
          </w:p>
        </w:tc>
        <w:tc>
          <w:tcPr>
            <w:tcW w:w="1000" w:type="dxa"/>
            <w:noWrap/>
            <w:hideMark/>
          </w:tcPr>
          <w:p w14:paraId="6B028BF8" w14:textId="77777777" w:rsidR="00B041FD" w:rsidRPr="00F26D83" w:rsidRDefault="00B041FD">
            <w:pPr>
              <w:spacing w:after="0" w:line="360" w:lineRule="auto"/>
              <w:rPr>
                <w:rFonts w:cstheme="minorHAnsi"/>
                <w:sz w:val="18"/>
                <w:szCs w:val="18"/>
                <w:lang w:val="en-GB"/>
              </w:rPr>
            </w:pPr>
            <w:r w:rsidRPr="00F26D83">
              <w:rPr>
                <w:rFonts w:cstheme="minorHAnsi"/>
                <w:color w:val="000000"/>
                <w:sz w:val="18"/>
                <w:szCs w:val="18"/>
                <w:lang w:val="en-GB"/>
              </w:rPr>
              <w:t>Inf</w:t>
            </w:r>
          </w:p>
        </w:tc>
        <w:tc>
          <w:tcPr>
            <w:tcW w:w="1000" w:type="dxa"/>
            <w:noWrap/>
            <w:hideMark/>
          </w:tcPr>
          <w:p w14:paraId="5BC08747" w14:textId="77777777" w:rsidR="00B041FD" w:rsidRPr="00F26D83" w:rsidRDefault="00B041FD">
            <w:pPr>
              <w:spacing w:after="0" w:line="360" w:lineRule="auto"/>
              <w:rPr>
                <w:rFonts w:cstheme="minorHAnsi"/>
                <w:sz w:val="18"/>
                <w:szCs w:val="18"/>
                <w:lang w:val="en-GB"/>
              </w:rPr>
            </w:pPr>
            <w:r w:rsidRPr="00F26D83">
              <w:rPr>
                <w:rFonts w:cstheme="minorHAnsi"/>
                <w:color w:val="000000"/>
                <w:sz w:val="18"/>
                <w:szCs w:val="18"/>
                <w:lang w:val="en-GB"/>
              </w:rPr>
              <w:t>1</w:t>
            </w:r>
          </w:p>
        </w:tc>
        <w:tc>
          <w:tcPr>
            <w:tcW w:w="1000" w:type="dxa"/>
            <w:noWrap/>
            <w:hideMark/>
          </w:tcPr>
          <w:p w14:paraId="04129513" w14:textId="77777777" w:rsidR="00B041FD" w:rsidRPr="00F26D83" w:rsidRDefault="00B041FD">
            <w:pPr>
              <w:spacing w:after="0" w:line="360" w:lineRule="auto"/>
              <w:rPr>
                <w:rFonts w:cstheme="minorHAnsi"/>
                <w:sz w:val="18"/>
                <w:szCs w:val="18"/>
                <w:lang w:val="en-GB"/>
              </w:rPr>
            </w:pPr>
            <w:r w:rsidRPr="00F26D83">
              <w:rPr>
                <w:rFonts w:cstheme="minorHAnsi"/>
                <w:color w:val="000000"/>
                <w:sz w:val="18"/>
                <w:szCs w:val="18"/>
                <w:lang w:val="en-GB"/>
              </w:rPr>
              <w:t>2.737</w:t>
            </w:r>
          </w:p>
        </w:tc>
        <w:tc>
          <w:tcPr>
            <w:tcW w:w="1000" w:type="dxa"/>
            <w:noWrap/>
            <w:hideMark/>
          </w:tcPr>
          <w:p w14:paraId="57EDAB0E" w14:textId="77777777" w:rsidR="00B041FD" w:rsidRPr="00F26D83" w:rsidRDefault="00B041FD">
            <w:pPr>
              <w:spacing w:after="0" w:line="360" w:lineRule="auto"/>
              <w:rPr>
                <w:rFonts w:cstheme="minorHAnsi"/>
                <w:sz w:val="18"/>
                <w:szCs w:val="18"/>
                <w:lang w:val="en-GB"/>
              </w:rPr>
            </w:pPr>
            <w:r w:rsidRPr="00F26D83">
              <w:rPr>
                <w:rFonts w:cstheme="minorHAnsi"/>
                <w:color w:val="000000"/>
                <w:sz w:val="18"/>
                <w:szCs w:val="18"/>
                <w:lang w:val="en-GB"/>
              </w:rPr>
              <w:t>0.006</w:t>
            </w:r>
          </w:p>
        </w:tc>
        <w:tc>
          <w:tcPr>
            <w:tcW w:w="1000" w:type="dxa"/>
            <w:noWrap/>
            <w:hideMark/>
          </w:tcPr>
          <w:p w14:paraId="53C817EB" w14:textId="77777777" w:rsidR="00B041FD" w:rsidRPr="00F26D83" w:rsidRDefault="00B041FD">
            <w:pPr>
              <w:spacing w:after="0" w:line="360" w:lineRule="auto"/>
              <w:rPr>
                <w:rFonts w:cstheme="minorHAnsi"/>
                <w:sz w:val="18"/>
                <w:szCs w:val="18"/>
                <w:lang w:val="en-GB"/>
              </w:rPr>
            </w:pPr>
            <w:r w:rsidRPr="00F26D83">
              <w:rPr>
                <w:rFonts w:cstheme="minorHAnsi"/>
                <w:color w:val="000000"/>
                <w:sz w:val="18"/>
                <w:szCs w:val="18"/>
                <w:lang w:val="en-GB"/>
              </w:rPr>
              <w:t>light</w:t>
            </w:r>
          </w:p>
        </w:tc>
      </w:tr>
      <w:tr w:rsidR="00B041FD" w:rsidRPr="00F26D83" w14:paraId="727A6CAF" w14:textId="77777777">
        <w:trPr>
          <w:trHeight w:val="288"/>
        </w:trPr>
        <w:tc>
          <w:tcPr>
            <w:tcW w:w="1405" w:type="dxa"/>
            <w:noWrap/>
            <w:hideMark/>
          </w:tcPr>
          <w:p w14:paraId="49FAB035" w14:textId="77777777" w:rsidR="00B041FD" w:rsidRPr="00F26D83" w:rsidRDefault="00B041FD">
            <w:pPr>
              <w:spacing w:after="0" w:line="360" w:lineRule="auto"/>
              <w:rPr>
                <w:rFonts w:cstheme="minorHAnsi"/>
                <w:sz w:val="18"/>
                <w:szCs w:val="18"/>
                <w:lang w:val="en-GB"/>
              </w:rPr>
            </w:pPr>
            <w:r w:rsidRPr="00F26D83">
              <w:rPr>
                <w:rFonts w:cstheme="minorHAnsi"/>
                <w:color w:val="000000"/>
                <w:sz w:val="18"/>
                <w:szCs w:val="18"/>
                <w:lang w:val="en-GB"/>
              </w:rPr>
              <w:t>before / during</w:t>
            </w:r>
          </w:p>
        </w:tc>
        <w:tc>
          <w:tcPr>
            <w:tcW w:w="1000" w:type="dxa"/>
            <w:noWrap/>
            <w:hideMark/>
          </w:tcPr>
          <w:p w14:paraId="3146CD74" w14:textId="77777777" w:rsidR="00B041FD" w:rsidRPr="00F26D83" w:rsidRDefault="00B041FD">
            <w:pPr>
              <w:spacing w:after="0" w:line="360" w:lineRule="auto"/>
              <w:rPr>
                <w:rFonts w:cstheme="minorHAnsi"/>
                <w:sz w:val="18"/>
                <w:szCs w:val="18"/>
                <w:lang w:val="en-GB"/>
              </w:rPr>
            </w:pPr>
            <w:r w:rsidRPr="00F26D83">
              <w:rPr>
                <w:rFonts w:cstheme="minorHAnsi"/>
                <w:color w:val="000000"/>
                <w:sz w:val="18"/>
                <w:szCs w:val="18"/>
                <w:lang w:val="en-GB"/>
              </w:rPr>
              <w:t>0.589</w:t>
            </w:r>
          </w:p>
        </w:tc>
        <w:tc>
          <w:tcPr>
            <w:tcW w:w="1000" w:type="dxa"/>
            <w:noWrap/>
            <w:hideMark/>
          </w:tcPr>
          <w:p w14:paraId="044499B6" w14:textId="77777777" w:rsidR="00B041FD" w:rsidRPr="00F26D83" w:rsidRDefault="00B041FD">
            <w:pPr>
              <w:spacing w:after="0" w:line="360" w:lineRule="auto"/>
              <w:rPr>
                <w:rFonts w:cstheme="minorHAnsi"/>
                <w:sz w:val="18"/>
                <w:szCs w:val="18"/>
                <w:lang w:val="en-GB"/>
              </w:rPr>
            </w:pPr>
            <w:r w:rsidRPr="00F26D83">
              <w:rPr>
                <w:rFonts w:cstheme="minorHAnsi"/>
                <w:color w:val="000000"/>
                <w:sz w:val="18"/>
                <w:szCs w:val="18"/>
                <w:lang w:val="en-GB"/>
              </w:rPr>
              <w:t>0.166</w:t>
            </w:r>
          </w:p>
        </w:tc>
        <w:tc>
          <w:tcPr>
            <w:tcW w:w="1000" w:type="dxa"/>
            <w:noWrap/>
            <w:hideMark/>
          </w:tcPr>
          <w:p w14:paraId="56C981EE" w14:textId="77777777" w:rsidR="00B041FD" w:rsidRPr="00F26D83" w:rsidRDefault="00B041FD">
            <w:pPr>
              <w:spacing w:after="0" w:line="360" w:lineRule="auto"/>
              <w:rPr>
                <w:rFonts w:cstheme="minorHAnsi"/>
                <w:sz w:val="18"/>
                <w:szCs w:val="18"/>
                <w:lang w:val="en-GB"/>
              </w:rPr>
            </w:pPr>
            <w:r w:rsidRPr="00F26D83">
              <w:rPr>
                <w:rFonts w:cstheme="minorHAnsi"/>
                <w:color w:val="000000"/>
                <w:sz w:val="18"/>
                <w:szCs w:val="18"/>
                <w:lang w:val="en-GB"/>
              </w:rPr>
              <w:t>Inf</w:t>
            </w:r>
          </w:p>
        </w:tc>
        <w:tc>
          <w:tcPr>
            <w:tcW w:w="1000" w:type="dxa"/>
            <w:noWrap/>
            <w:hideMark/>
          </w:tcPr>
          <w:p w14:paraId="0B8A64C0" w14:textId="77777777" w:rsidR="00B041FD" w:rsidRPr="00F26D83" w:rsidRDefault="00B041FD">
            <w:pPr>
              <w:spacing w:after="0" w:line="360" w:lineRule="auto"/>
              <w:rPr>
                <w:rFonts w:cstheme="minorHAnsi"/>
                <w:sz w:val="18"/>
                <w:szCs w:val="18"/>
                <w:lang w:val="en-GB"/>
              </w:rPr>
            </w:pPr>
            <w:r w:rsidRPr="00F26D83">
              <w:rPr>
                <w:rFonts w:cstheme="minorHAnsi"/>
                <w:color w:val="000000"/>
                <w:sz w:val="18"/>
                <w:szCs w:val="18"/>
                <w:lang w:val="en-GB"/>
              </w:rPr>
              <w:t>1</w:t>
            </w:r>
          </w:p>
        </w:tc>
        <w:tc>
          <w:tcPr>
            <w:tcW w:w="1000" w:type="dxa"/>
            <w:noWrap/>
            <w:hideMark/>
          </w:tcPr>
          <w:p w14:paraId="5747D2B2" w14:textId="77777777" w:rsidR="00B041FD" w:rsidRPr="00F26D83" w:rsidRDefault="00B041FD">
            <w:pPr>
              <w:spacing w:after="0" w:line="360" w:lineRule="auto"/>
              <w:rPr>
                <w:rFonts w:cstheme="minorHAnsi"/>
                <w:sz w:val="18"/>
                <w:szCs w:val="18"/>
                <w:lang w:val="en-GB"/>
              </w:rPr>
            </w:pPr>
            <w:r w:rsidRPr="00F26D83">
              <w:rPr>
                <w:rFonts w:cstheme="minorHAnsi"/>
                <w:color w:val="000000"/>
                <w:sz w:val="18"/>
                <w:szCs w:val="18"/>
                <w:lang w:val="en-GB"/>
              </w:rPr>
              <w:t>-1.881</w:t>
            </w:r>
          </w:p>
        </w:tc>
        <w:tc>
          <w:tcPr>
            <w:tcW w:w="1000" w:type="dxa"/>
            <w:noWrap/>
            <w:hideMark/>
          </w:tcPr>
          <w:p w14:paraId="796AD24C" w14:textId="77777777" w:rsidR="00B041FD" w:rsidRPr="00F26D83" w:rsidRDefault="00B041FD">
            <w:pPr>
              <w:spacing w:after="0" w:line="360" w:lineRule="auto"/>
              <w:rPr>
                <w:rFonts w:cstheme="minorHAnsi"/>
                <w:sz w:val="18"/>
                <w:szCs w:val="18"/>
                <w:lang w:val="en-GB"/>
              </w:rPr>
            </w:pPr>
            <w:r w:rsidRPr="00F26D83">
              <w:rPr>
                <w:rFonts w:cstheme="minorHAnsi"/>
                <w:color w:val="000000"/>
                <w:sz w:val="18"/>
                <w:szCs w:val="18"/>
                <w:lang w:val="en-GB"/>
              </w:rPr>
              <w:t>0.144</w:t>
            </w:r>
          </w:p>
        </w:tc>
        <w:tc>
          <w:tcPr>
            <w:tcW w:w="1000" w:type="dxa"/>
            <w:noWrap/>
            <w:hideMark/>
          </w:tcPr>
          <w:p w14:paraId="1212B36F" w14:textId="77777777" w:rsidR="00B041FD" w:rsidRPr="00F26D83" w:rsidRDefault="00B041FD">
            <w:pPr>
              <w:spacing w:after="0" w:line="360" w:lineRule="auto"/>
              <w:rPr>
                <w:rFonts w:cstheme="minorHAnsi"/>
                <w:sz w:val="18"/>
                <w:szCs w:val="18"/>
                <w:lang w:val="en-GB"/>
              </w:rPr>
            </w:pPr>
            <w:r w:rsidRPr="00F26D83">
              <w:rPr>
                <w:rFonts w:cstheme="minorHAnsi"/>
                <w:color w:val="000000"/>
                <w:sz w:val="18"/>
                <w:szCs w:val="18"/>
                <w:lang w:val="en-GB"/>
              </w:rPr>
              <w:t>period</w:t>
            </w:r>
          </w:p>
        </w:tc>
      </w:tr>
      <w:tr w:rsidR="00B041FD" w:rsidRPr="00F26D83" w14:paraId="454BE2C7" w14:textId="77777777">
        <w:trPr>
          <w:trHeight w:val="288"/>
        </w:trPr>
        <w:tc>
          <w:tcPr>
            <w:tcW w:w="1405" w:type="dxa"/>
            <w:noWrap/>
            <w:hideMark/>
          </w:tcPr>
          <w:p w14:paraId="5DA85ABA" w14:textId="77777777" w:rsidR="00B041FD" w:rsidRPr="00F26D83" w:rsidRDefault="00B041FD">
            <w:pPr>
              <w:spacing w:after="0" w:line="360" w:lineRule="auto"/>
              <w:rPr>
                <w:rFonts w:cstheme="minorHAnsi"/>
                <w:sz w:val="18"/>
                <w:szCs w:val="18"/>
                <w:lang w:val="en-GB"/>
              </w:rPr>
            </w:pPr>
            <w:r w:rsidRPr="00F26D83">
              <w:rPr>
                <w:rFonts w:cstheme="minorHAnsi"/>
                <w:color w:val="000000"/>
                <w:sz w:val="18"/>
                <w:szCs w:val="18"/>
                <w:lang w:val="en-GB"/>
              </w:rPr>
              <w:t>before / after</w:t>
            </w:r>
          </w:p>
        </w:tc>
        <w:tc>
          <w:tcPr>
            <w:tcW w:w="1000" w:type="dxa"/>
            <w:noWrap/>
            <w:hideMark/>
          </w:tcPr>
          <w:p w14:paraId="1EAD73CE" w14:textId="77777777" w:rsidR="00B041FD" w:rsidRPr="00F26D83" w:rsidRDefault="00B041FD">
            <w:pPr>
              <w:spacing w:after="0" w:line="360" w:lineRule="auto"/>
              <w:rPr>
                <w:rFonts w:cstheme="minorHAnsi"/>
                <w:sz w:val="18"/>
                <w:szCs w:val="18"/>
                <w:lang w:val="en-GB"/>
              </w:rPr>
            </w:pPr>
            <w:r w:rsidRPr="00F26D83">
              <w:rPr>
                <w:rFonts w:cstheme="minorHAnsi"/>
                <w:color w:val="000000"/>
                <w:sz w:val="18"/>
                <w:szCs w:val="18"/>
                <w:lang w:val="en-GB"/>
              </w:rPr>
              <w:t>0.402</w:t>
            </w:r>
          </w:p>
        </w:tc>
        <w:tc>
          <w:tcPr>
            <w:tcW w:w="1000" w:type="dxa"/>
            <w:noWrap/>
            <w:hideMark/>
          </w:tcPr>
          <w:p w14:paraId="7F405E54" w14:textId="77777777" w:rsidR="00B041FD" w:rsidRPr="00F26D83" w:rsidRDefault="00B041FD">
            <w:pPr>
              <w:spacing w:after="0" w:line="360" w:lineRule="auto"/>
              <w:rPr>
                <w:rFonts w:cstheme="minorHAnsi"/>
                <w:sz w:val="18"/>
                <w:szCs w:val="18"/>
                <w:lang w:val="en-GB"/>
              </w:rPr>
            </w:pPr>
            <w:r w:rsidRPr="00F26D83">
              <w:rPr>
                <w:rFonts w:cstheme="minorHAnsi"/>
                <w:color w:val="000000"/>
                <w:sz w:val="18"/>
                <w:szCs w:val="18"/>
                <w:lang w:val="en-GB"/>
              </w:rPr>
              <w:t>0.121</w:t>
            </w:r>
          </w:p>
        </w:tc>
        <w:tc>
          <w:tcPr>
            <w:tcW w:w="1000" w:type="dxa"/>
            <w:noWrap/>
            <w:hideMark/>
          </w:tcPr>
          <w:p w14:paraId="636FBB11" w14:textId="77777777" w:rsidR="00B041FD" w:rsidRPr="00F26D83" w:rsidRDefault="00B041FD">
            <w:pPr>
              <w:spacing w:after="0" w:line="360" w:lineRule="auto"/>
              <w:rPr>
                <w:rFonts w:cstheme="minorHAnsi"/>
                <w:sz w:val="18"/>
                <w:szCs w:val="18"/>
                <w:lang w:val="en-GB"/>
              </w:rPr>
            </w:pPr>
            <w:r w:rsidRPr="00F26D83">
              <w:rPr>
                <w:rFonts w:cstheme="minorHAnsi"/>
                <w:color w:val="000000"/>
                <w:sz w:val="18"/>
                <w:szCs w:val="18"/>
                <w:lang w:val="en-GB"/>
              </w:rPr>
              <w:t>Inf</w:t>
            </w:r>
          </w:p>
        </w:tc>
        <w:tc>
          <w:tcPr>
            <w:tcW w:w="1000" w:type="dxa"/>
            <w:noWrap/>
            <w:hideMark/>
          </w:tcPr>
          <w:p w14:paraId="5068736F" w14:textId="77777777" w:rsidR="00B041FD" w:rsidRPr="00F26D83" w:rsidRDefault="00B041FD">
            <w:pPr>
              <w:spacing w:after="0" w:line="360" w:lineRule="auto"/>
              <w:rPr>
                <w:rFonts w:cstheme="minorHAnsi"/>
                <w:sz w:val="18"/>
                <w:szCs w:val="18"/>
                <w:lang w:val="en-GB"/>
              </w:rPr>
            </w:pPr>
            <w:r w:rsidRPr="00F26D83">
              <w:rPr>
                <w:rFonts w:cstheme="minorHAnsi"/>
                <w:color w:val="000000"/>
                <w:sz w:val="18"/>
                <w:szCs w:val="18"/>
                <w:lang w:val="en-GB"/>
              </w:rPr>
              <w:t>1</w:t>
            </w:r>
          </w:p>
        </w:tc>
        <w:tc>
          <w:tcPr>
            <w:tcW w:w="1000" w:type="dxa"/>
            <w:noWrap/>
            <w:hideMark/>
          </w:tcPr>
          <w:p w14:paraId="5221579E" w14:textId="77777777" w:rsidR="00B041FD" w:rsidRPr="00F26D83" w:rsidRDefault="00B041FD">
            <w:pPr>
              <w:spacing w:after="0" w:line="360" w:lineRule="auto"/>
              <w:rPr>
                <w:sz w:val="18"/>
                <w:szCs w:val="18"/>
                <w:lang w:val="en-GB"/>
              </w:rPr>
            </w:pPr>
            <w:r w:rsidRPr="00F26D83">
              <w:rPr>
                <w:color w:val="000000" w:themeColor="text1"/>
                <w:sz w:val="18"/>
                <w:szCs w:val="18"/>
                <w:lang w:val="en-GB"/>
              </w:rPr>
              <w:t>-3.040</w:t>
            </w:r>
          </w:p>
        </w:tc>
        <w:tc>
          <w:tcPr>
            <w:tcW w:w="1000" w:type="dxa"/>
            <w:noWrap/>
            <w:hideMark/>
          </w:tcPr>
          <w:p w14:paraId="642B309F" w14:textId="77777777" w:rsidR="00B041FD" w:rsidRPr="00F26D83" w:rsidRDefault="00B041FD">
            <w:pPr>
              <w:spacing w:after="0" w:line="360" w:lineRule="auto"/>
              <w:rPr>
                <w:rFonts w:cstheme="minorHAnsi"/>
                <w:sz w:val="18"/>
                <w:szCs w:val="18"/>
                <w:lang w:val="en-GB"/>
              </w:rPr>
            </w:pPr>
            <w:r w:rsidRPr="00F26D83">
              <w:rPr>
                <w:rFonts w:cstheme="minorHAnsi"/>
                <w:color w:val="000000"/>
                <w:sz w:val="18"/>
                <w:szCs w:val="18"/>
                <w:lang w:val="en-GB"/>
              </w:rPr>
              <w:t>0.007</w:t>
            </w:r>
          </w:p>
        </w:tc>
        <w:tc>
          <w:tcPr>
            <w:tcW w:w="1000" w:type="dxa"/>
            <w:noWrap/>
            <w:hideMark/>
          </w:tcPr>
          <w:p w14:paraId="67F53700" w14:textId="77777777" w:rsidR="00B041FD" w:rsidRPr="00F26D83" w:rsidRDefault="00B041FD">
            <w:pPr>
              <w:spacing w:after="0" w:line="360" w:lineRule="auto"/>
              <w:rPr>
                <w:rFonts w:cstheme="minorHAnsi"/>
                <w:sz w:val="18"/>
                <w:szCs w:val="18"/>
                <w:lang w:val="en-GB"/>
              </w:rPr>
            </w:pPr>
            <w:r w:rsidRPr="00F26D83">
              <w:rPr>
                <w:rFonts w:cstheme="minorHAnsi"/>
                <w:color w:val="000000"/>
                <w:sz w:val="18"/>
                <w:szCs w:val="18"/>
                <w:lang w:val="en-GB"/>
              </w:rPr>
              <w:t>period</w:t>
            </w:r>
          </w:p>
        </w:tc>
      </w:tr>
      <w:tr w:rsidR="00B041FD" w:rsidRPr="00F26D83" w14:paraId="3DB47A15" w14:textId="77777777">
        <w:trPr>
          <w:trHeight w:val="288"/>
        </w:trPr>
        <w:tc>
          <w:tcPr>
            <w:tcW w:w="1405" w:type="dxa"/>
            <w:noWrap/>
            <w:hideMark/>
          </w:tcPr>
          <w:p w14:paraId="0B47B5BA" w14:textId="77777777" w:rsidR="00B041FD" w:rsidRPr="00F26D83" w:rsidRDefault="00B041FD">
            <w:pPr>
              <w:spacing w:after="0" w:line="360" w:lineRule="auto"/>
              <w:rPr>
                <w:rFonts w:cstheme="minorHAnsi"/>
                <w:sz w:val="18"/>
                <w:szCs w:val="18"/>
                <w:lang w:val="en-GB"/>
              </w:rPr>
            </w:pPr>
            <w:r w:rsidRPr="00F26D83">
              <w:rPr>
                <w:rFonts w:cstheme="minorHAnsi"/>
                <w:color w:val="000000"/>
                <w:sz w:val="18"/>
                <w:szCs w:val="18"/>
                <w:lang w:val="en-GB"/>
              </w:rPr>
              <w:t>during / after</w:t>
            </w:r>
          </w:p>
        </w:tc>
        <w:tc>
          <w:tcPr>
            <w:tcW w:w="1000" w:type="dxa"/>
            <w:noWrap/>
            <w:hideMark/>
          </w:tcPr>
          <w:p w14:paraId="59135458" w14:textId="77777777" w:rsidR="00B041FD" w:rsidRPr="00F26D83" w:rsidRDefault="00B041FD">
            <w:pPr>
              <w:spacing w:after="0" w:line="360" w:lineRule="auto"/>
              <w:rPr>
                <w:rFonts w:cstheme="minorHAnsi"/>
                <w:sz w:val="18"/>
                <w:szCs w:val="18"/>
                <w:lang w:val="en-GB"/>
              </w:rPr>
            </w:pPr>
            <w:r w:rsidRPr="00F26D83">
              <w:rPr>
                <w:rFonts w:cstheme="minorHAnsi"/>
                <w:color w:val="000000"/>
                <w:sz w:val="18"/>
                <w:szCs w:val="18"/>
                <w:lang w:val="en-GB"/>
              </w:rPr>
              <w:t>0.682</w:t>
            </w:r>
          </w:p>
        </w:tc>
        <w:tc>
          <w:tcPr>
            <w:tcW w:w="1000" w:type="dxa"/>
            <w:noWrap/>
            <w:hideMark/>
          </w:tcPr>
          <w:p w14:paraId="5597A183" w14:textId="77777777" w:rsidR="00B041FD" w:rsidRPr="00F26D83" w:rsidRDefault="00B041FD">
            <w:pPr>
              <w:spacing w:after="0" w:line="360" w:lineRule="auto"/>
              <w:rPr>
                <w:rFonts w:cstheme="minorHAnsi"/>
                <w:sz w:val="18"/>
                <w:szCs w:val="18"/>
                <w:lang w:val="en-GB"/>
              </w:rPr>
            </w:pPr>
            <w:r w:rsidRPr="00F26D83">
              <w:rPr>
                <w:rFonts w:cstheme="minorHAnsi"/>
                <w:color w:val="000000"/>
                <w:sz w:val="18"/>
                <w:szCs w:val="18"/>
                <w:lang w:val="en-GB"/>
              </w:rPr>
              <w:t>0.205</w:t>
            </w:r>
          </w:p>
        </w:tc>
        <w:tc>
          <w:tcPr>
            <w:tcW w:w="1000" w:type="dxa"/>
            <w:noWrap/>
            <w:hideMark/>
          </w:tcPr>
          <w:p w14:paraId="351C0DDC" w14:textId="77777777" w:rsidR="00B041FD" w:rsidRPr="00F26D83" w:rsidRDefault="00B041FD">
            <w:pPr>
              <w:spacing w:after="0" w:line="360" w:lineRule="auto"/>
              <w:rPr>
                <w:rFonts w:cstheme="minorHAnsi"/>
                <w:sz w:val="18"/>
                <w:szCs w:val="18"/>
                <w:lang w:val="en-GB"/>
              </w:rPr>
            </w:pPr>
            <w:r w:rsidRPr="00F26D83">
              <w:rPr>
                <w:rFonts w:cstheme="minorHAnsi"/>
                <w:color w:val="000000"/>
                <w:sz w:val="18"/>
                <w:szCs w:val="18"/>
                <w:lang w:val="en-GB"/>
              </w:rPr>
              <w:t>Inf</w:t>
            </w:r>
          </w:p>
        </w:tc>
        <w:tc>
          <w:tcPr>
            <w:tcW w:w="1000" w:type="dxa"/>
            <w:noWrap/>
            <w:hideMark/>
          </w:tcPr>
          <w:p w14:paraId="104C80A6" w14:textId="77777777" w:rsidR="00B041FD" w:rsidRPr="00F26D83" w:rsidRDefault="00B041FD">
            <w:pPr>
              <w:spacing w:after="0" w:line="360" w:lineRule="auto"/>
              <w:rPr>
                <w:rFonts w:cstheme="minorHAnsi"/>
                <w:sz w:val="18"/>
                <w:szCs w:val="18"/>
                <w:lang w:val="en-GB"/>
              </w:rPr>
            </w:pPr>
            <w:r w:rsidRPr="00F26D83">
              <w:rPr>
                <w:rFonts w:cstheme="minorHAnsi"/>
                <w:color w:val="000000"/>
                <w:sz w:val="18"/>
                <w:szCs w:val="18"/>
                <w:lang w:val="en-GB"/>
              </w:rPr>
              <w:t>1</w:t>
            </w:r>
          </w:p>
        </w:tc>
        <w:tc>
          <w:tcPr>
            <w:tcW w:w="1000" w:type="dxa"/>
            <w:noWrap/>
            <w:hideMark/>
          </w:tcPr>
          <w:p w14:paraId="61F01DF8" w14:textId="77777777" w:rsidR="00B041FD" w:rsidRPr="00F26D83" w:rsidRDefault="00B041FD">
            <w:pPr>
              <w:spacing w:after="0" w:line="360" w:lineRule="auto"/>
              <w:rPr>
                <w:rFonts w:cstheme="minorHAnsi"/>
                <w:sz w:val="18"/>
                <w:szCs w:val="18"/>
                <w:lang w:val="en-GB"/>
              </w:rPr>
            </w:pPr>
            <w:r w:rsidRPr="00F26D83">
              <w:rPr>
                <w:rFonts w:cstheme="minorHAnsi"/>
                <w:color w:val="000000"/>
                <w:sz w:val="18"/>
                <w:szCs w:val="18"/>
                <w:lang w:val="en-GB"/>
              </w:rPr>
              <w:t>-1.276</w:t>
            </w:r>
          </w:p>
        </w:tc>
        <w:tc>
          <w:tcPr>
            <w:tcW w:w="1000" w:type="dxa"/>
            <w:noWrap/>
            <w:hideMark/>
          </w:tcPr>
          <w:p w14:paraId="53BA9FBD" w14:textId="77777777" w:rsidR="00B041FD" w:rsidRPr="00F26D83" w:rsidRDefault="00B041FD">
            <w:pPr>
              <w:spacing w:after="0" w:line="360" w:lineRule="auto"/>
              <w:rPr>
                <w:rFonts w:cstheme="minorHAnsi"/>
                <w:sz w:val="18"/>
                <w:szCs w:val="18"/>
                <w:lang w:val="en-GB"/>
              </w:rPr>
            </w:pPr>
            <w:r w:rsidRPr="00F26D83">
              <w:rPr>
                <w:rFonts w:cstheme="minorHAnsi"/>
                <w:color w:val="000000"/>
                <w:sz w:val="18"/>
                <w:szCs w:val="18"/>
                <w:lang w:val="en-GB"/>
              </w:rPr>
              <w:t>0.409</w:t>
            </w:r>
          </w:p>
        </w:tc>
        <w:tc>
          <w:tcPr>
            <w:tcW w:w="1000" w:type="dxa"/>
            <w:noWrap/>
            <w:hideMark/>
          </w:tcPr>
          <w:p w14:paraId="398EFE09" w14:textId="77777777" w:rsidR="00B041FD" w:rsidRPr="00F26D83" w:rsidRDefault="00B041FD">
            <w:pPr>
              <w:spacing w:after="0" w:line="360" w:lineRule="auto"/>
              <w:rPr>
                <w:rFonts w:cstheme="minorHAnsi"/>
                <w:sz w:val="18"/>
                <w:szCs w:val="18"/>
                <w:lang w:val="en-GB"/>
              </w:rPr>
            </w:pPr>
            <w:r w:rsidRPr="00F26D83">
              <w:rPr>
                <w:rFonts w:cstheme="minorHAnsi"/>
                <w:color w:val="000000"/>
                <w:sz w:val="18"/>
                <w:szCs w:val="18"/>
                <w:lang w:val="en-GB"/>
              </w:rPr>
              <w:t>period</w:t>
            </w:r>
          </w:p>
        </w:tc>
      </w:tr>
    </w:tbl>
    <w:p w14:paraId="718F430E" w14:textId="2795CE6E" w:rsidR="0073223E" w:rsidRPr="00F26D83" w:rsidRDefault="0073223E" w:rsidP="008135C1">
      <w:pPr>
        <w:spacing w:line="360" w:lineRule="auto"/>
        <w:rPr>
          <w:b/>
          <w:sz w:val="28"/>
          <w:szCs w:val="28"/>
          <w:lang w:val="en-GB"/>
        </w:rPr>
      </w:pPr>
      <w:r w:rsidRPr="00F26D83">
        <w:rPr>
          <w:b/>
          <w:sz w:val="28"/>
          <w:szCs w:val="28"/>
          <w:lang w:val="en-GB"/>
        </w:rPr>
        <w:lastRenderedPageBreak/>
        <w:t>Figures</w:t>
      </w:r>
    </w:p>
    <w:p w14:paraId="7FB76997" w14:textId="1D8D03BC" w:rsidR="55FF8805" w:rsidRPr="00F26D83" w:rsidRDefault="00DA4031" w:rsidP="008135C1">
      <w:pPr>
        <w:spacing w:line="360" w:lineRule="auto"/>
        <w:rPr>
          <w:b/>
          <w:bCs/>
          <w:sz w:val="28"/>
          <w:szCs w:val="28"/>
          <w:lang w:val="en-GB"/>
        </w:rPr>
      </w:pPr>
      <w:r w:rsidRPr="00F26D83">
        <w:rPr>
          <w:b/>
          <w:bCs/>
          <w:noProof/>
          <w:sz w:val="28"/>
          <w:szCs w:val="28"/>
          <w:lang w:val="en-GB"/>
        </w:rPr>
        <w:drawing>
          <wp:inline distT="0" distB="0" distL="0" distR="0" wp14:anchorId="67E3C537" wp14:editId="707027D6">
            <wp:extent cx="5731510" cy="4483735"/>
            <wp:effectExtent l="0" t="0" r="2540" b="0"/>
            <wp:docPr id="110454359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543593" name="Picture 1104543593"/>
                    <pic:cNvPicPr/>
                  </pic:nvPicPr>
                  <pic:blipFill>
                    <a:blip r:embed="rId67" cstate="print">
                      <a:extLst>
                        <a:ext uri="{28A0092B-C50C-407E-A947-70E740481C1C}">
                          <a14:useLocalDpi xmlns:a14="http://schemas.microsoft.com/office/drawing/2010/main" val="0"/>
                        </a:ext>
                      </a:extLst>
                    </a:blip>
                    <a:stretch>
                      <a:fillRect/>
                    </a:stretch>
                  </pic:blipFill>
                  <pic:spPr>
                    <a:xfrm>
                      <a:off x="0" y="0"/>
                      <a:ext cx="5731510" cy="4483735"/>
                    </a:xfrm>
                    <a:prstGeom prst="rect">
                      <a:avLst/>
                    </a:prstGeom>
                  </pic:spPr>
                </pic:pic>
              </a:graphicData>
            </a:graphic>
          </wp:inline>
        </w:drawing>
      </w:r>
    </w:p>
    <w:p w14:paraId="2A916596" w14:textId="35DBE2A9" w:rsidR="000E75DA" w:rsidRPr="00F26D83" w:rsidRDefault="69ACA71B" w:rsidP="00D02328">
      <w:pPr>
        <w:spacing w:line="360" w:lineRule="auto"/>
        <w:rPr>
          <w:rFonts w:eastAsiaTheme="minorEastAsia" w:cstheme="minorHAnsi"/>
          <w:noProof/>
          <w:sz w:val="20"/>
          <w:szCs w:val="20"/>
          <w:lang w:val="en-GB"/>
        </w:rPr>
      </w:pPr>
      <w:r w:rsidRPr="00F26D83">
        <w:rPr>
          <w:rFonts w:eastAsiaTheme="minorEastAsia"/>
          <w:i/>
          <w:iCs/>
          <w:sz w:val="20"/>
          <w:szCs w:val="20"/>
          <w:lang w:val="en-GB"/>
        </w:rPr>
        <w:t xml:space="preserve">Fig. 1. </w:t>
      </w:r>
      <w:r w:rsidRPr="00F26D83">
        <w:rPr>
          <w:rFonts w:eastAsiaTheme="minorEastAsia"/>
          <w:i/>
          <w:iCs/>
          <w:noProof/>
          <w:sz w:val="20"/>
          <w:szCs w:val="20"/>
          <w:lang w:val="en-GB"/>
        </w:rPr>
        <w:t>(a) Aquarium</w:t>
      </w:r>
      <w:r w:rsidRPr="00F26D83">
        <w:rPr>
          <w:rFonts w:eastAsiaTheme="minorEastAsia"/>
          <w:i/>
          <w:iCs/>
          <w:sz w:val="20"/>
          <w:szCs w:val="20"/>
          <w:lang w:val="en-GB"/>
        </w:rPr>
        <w:t xml:space="preserve"> layout </w:t>
      </w:r>
      <w:r w:rsidRPr="00F26D83">
        <w:rPr>
          <w:rFonts w:eastAsiaTheme="minorEastAsia"/>
          <w:i/>
          <w:iCs/>
          <w:noProof/>
          <w:sz w:val="20"/>
          <w:szCs w:val="20"/>
          <w:lang w:val="en-GB"/>
        </w:rPr>
        <w:t>for kōura refuge seeking behaviour experiment. Each</w:t>
      </w:r>
      <w:r w:rsidRPr="00F26D83">
        <w:rPr>
          <w:rFonts w:eastAsiaTheme="minorEastAsia"/>
          <w:i/>
          <w:iCs/>
          <w:sz w:val="20"/>
          <w:szCs w:val="20"/>
          <w:lang w:val="en-GB"/>
        </w:rPr>
        <w:t xml:space="preserve"> experimental round</w:t>
      </w:r>
      <w:r w:rsidRPr="00F26D83">
        <w:rPr>
          <w:rFonts w:eastAsiaTheme="minorEastAsia"/>
          <w:i/>
          <w:iCs/>
          <w:noProof/>
          <w:sz w:val="20"/>
          <w:szCs w:val="20"/>
          <w:lang w:val="en-GB"/>
        </w:rPr>
        <w:t xml:space="preserve"> consisted of eight</w:t>
      </w:r>
      <w:r w:rsidRPr="00F26D83">
        <w:rPr>
          <w:rFonts w:eastAsiaTheme="minorEastAsia"/>
          <w:i/>
          <w:iCs/>
          <w:sz w:val="20"/>
          <w:szCs w:val="20"/>
          <w:lang w:val="en-GB"/>
        </w:rPr>
        <w:t xml:space="preserve"> aquaria run simultaneously. Each tank contained a single kōura (K) and refuge (half terracotta plant pot) on one side of </w:t>
      </w:r>
      <w:r w:rsidRPr="00F26D83">
        <w:rPr>
          <w:rFonts w:eastAsiaTheme="minorEastAsia"/>
          <w:i/>
          <w:iCs/>
          <w:noProof/>
          <w:sz w:val="20"/>
          <w:szCs w:val="20"/>
          <w:lang w:val="en-GB"/>
        </w:rPr>
        <w:t xml:space="preserve">a mesh divider. On the other side was either a single </w:t>
      </w:r>
      <w:r w:rsidRPr="00F26D83">
        <w:rPr>
          <w:rFonts w:eastAsiaTheme="minorEastAsia"/>
          <w:i/>
          <w:iCs/>
          <w:sz w:val="20"/>
          <w:szCs w:val="20"/>
          <w:lang w:val="en-GB"/>
        </w:rPr>
        <w:t xml:space="preserve">catfish (C), eel (E) or a control with no fish. The mesh divider allowed visual and chemical cues while preventing direct physical contact between tank occupants. (b) Experiments were repeated in light and dark (red light), with photographs showing </w:t>
      </w:r>
      <w:r w:rsidRPr="00F26D83">
        <w:rPr>
          <w:rFonts w:eastAsiaTheme="minorEastAsia"/>
          <w:i/>
          <w:iCs/>
          <w:noProof/>
          <w:sz w:val="20"/>
          <w:szCs w:val="20"/>
          <w:lang w:val="en-GB"/>
        </w:rPr>
        <w:t xml:space="preserve">a catfish in the light </w:t>
      </w:r>
      <w:r w:rsidRPr="00F26D83">
        <w:rPr>
          <w:rFonts w:eastAsiaTheme="minorEastAsia"/>
          <w:i/>
          <w:iCs/>
          <w:sz w:val="20"/>
          <w:szCs w:val="20"/>
          <w:lang w:val="en-GB"/>
        </w:rPr>
        <w:t xml:space="preserve">regime (left) and </w:t>
      </w:r>
      <w:r w:rsidRPr="00F26D83">
        <w:rPr>
          <w:rFonts w:eastAsiaTheme="minorEastAsia"/>
          <w:i/>
          <w:iCs/>
          <w:noProof/>
          <w:sz w:val="20"/>
          <w:szCs w:val="20"/>
          <w:lang w:val="en-GB"/>
        </w:rPr>
        <w:t xml:space="preserve">and an eel in the dark regime (red light) (right) </w:t>
      </w:r>
      <w:r w:rsidRPr="00F26D83">
        <w:rPr>
          <w:rFonts w:eastAsiaTheme="minorEastAsia"/>
          <w:i/>
          <w:iCs/>
          <w:sz w:val="20"/>
          <w:szCs w:val="20"/>
          <w:lang w:val="en-GB"/>
        </w:rPr>
        <w:t>separated from k</w:t>
      </w:r>
      <w:r w:rsidRPr="00F26D83">
        <w:rPr>
          <w:rFonts w:eastAsiaTheme="minorEastAsia"/>
          <w:i/>
          <w:iCs/>
          <w:noProof/>
          <w:sz w:val="20"/>
          <w:szCs w:val="20"/>
          <w:lang w:val="en-GB"/>
        </w:rPr>
        <w:t>ō</w:t>
      </w:r>
      <w:r w:rsidRPr="00F26D83">
        <w:rPr>
          <w:rFonts w:eastAsiaTheme="minorEastAsia"/>
          <w:i/>
          <w:iCs/>
          <w:sz w:val="20"/>
          <w:szCs w:val="20"/>
          <w:lang w:val="en-GB"/>
        </w:rPr>
        <w:t>ura by mesh dividers.</w:t>
      </w:r>
      <w:r w:rsidR="000E75DA" w:rsidRPr="00F26D83">
        <w:rPr>
          <w:rFonts w:eastAsiaTheme="minorEastAsia" w:cstheme="minorHAnsi"/>
          <w:noProof/>
          <w:sz w:val="20"/>
          <w:szCs w:val="20"/>
          <w:lang w:val="en-GB"/>
        </w:rPr>
        <w:br w:type="page"/>
      </w:r>
    </w:p>
    <w:p w14:paraId="4E61887F" w14:textId="02AA6689" w:rsidR="00FC59A2" w:rsidRPr="00F26D83" w:rsidRDefault="006C5937" w:rsidP="008135C1">
      <w:pPr>
        <w:spacing w:line="360" w:lineRule="auto"/>
        <w:rPr>
          <w:rFonts w:eastAsiaTheme="minorEastAsia" w:cstheme="minorHAnsi"/>
          <w:noProof/>
          <w:sz w:val="20"/>
          <w:szCs w:val="20"/>
          <w:lang w:val="en-GB"/>
        </w:rPr>
      </w:pPr>
      <w:r w:rsidRPr="006C5937">
        <w:rPr>
          <w:rFonts w:eastAsiaTheme="minorEastAsia"/>
          <w:i/>
          <w:iCs/>
          <w:noProof/>
          <w:sz w:val="20"/>
          <w:szCs w:val="20"/>
          <w:lang w:val="en-GB"/>
        </w:rPr>
        <w:lastRenderedPageBreak/>
        <w:drawing>
          <wp:inline distT="0" distB="0" distL="0" distR="0" wp14:anchorId="5E2C3863" wp14:editId="4C3EE1DE">
            <wp:extent cx="5731510" cy="3439160"/>
            <wp:effectExtent l="0" t="0" r="2540" b="8890"/>
            <wp:docPr id="1288032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032585" name=""/>
                    <pic:cNvPicPr/>
                  </pic:nvPicPr>
                  <pic:blipFill>
                    <a:blip r:embed="rId68"/>
                    <a:stretch>
                      <a:fillRect/>
                    </a:stretch>
                  </pic:blipFill>
                  <pic:spPr>
                    <a:xfrm>
                      <a:off x="0" y="0"/>
                      <a:ext cx="5731510" cy="3439160"/>
                    </a:xfrm>
                    <a:prstGeom prst="rect">
                      <a:avLst/>
                    </a:prstGeom>
                  </pic:spPr>
                </pic:pic>
              </a:graphicData>
            </a:graphic>
          </wp:inline>
        </w:drawing>
      </w:r>
      <w:r w:rsidR="00FC59A2" w:rsidRPr="00F26D83">
        <w:rPr>
          <w:rFonts w:eastAsiaTheme="minorEastAsia"/>
          <w:i/>
          <w:iCs/>
          <w:sz w:val="20"/>
          <w:szCs w:val="20"/>
          <w:lang w:val="en-GB"/>
        </w:rPr>
        <w:t xml:space="preserve">Fig. 2. </w:t>
      </w:r>
      <w:r w:rsidR="00FC59A2" w:rsidRPr="00F26D83">
        <w:rPr>
          <w:rFonts w:eastAsiaTheme="minorEastAsia"/>
          <w:i/>
          <w:iCs/>
          <w:noProof/>
          <w:sz w:val="20"/>
          <w:szCs w:val="20"/>
          <w:lang w:val="en-GB"/>
        </w:rPr>
        <w:t>Predicted</w:t>
      </w:r>
      <w:r w:rsidR="00FC59A2" w:rsidRPr="00F26D83">
        <w:rPr>
          <w:rFonts w:eastAsiaTheme="minorEastAsia"/>
          <w:i/>
          <w:iCs/>
          <w:sz w:val="20"/>
          <w:szCs w:val="20"/>
          <w:lang w:val="en-GB"/>
        </w:rPr>
        <w:t xml:space="preserve"> marginal probabilities of kōura refuge use from the beta-binomial GLMM for each level of treatment, light condition, and experimental period. Points represent model-estimated marginal means averaged over other factors, with 95% confidence intervals shown as error bars. Different letters (a, b) indicate statistically significant differences between groups within each factor based on Tukey-adjusted pairwise comparisons. The dashed line at 0.5 marks the threshold where kōura spend half their time in refuge.</w:t>
      </w:r>
      <w:r w:rsidR="00FC59A2" w:rsidRPr="00F26D83">
        <w:rPr>
          <w:rFonts w:eastAsiaTheme="minorEastAsia" w:cstheme="minorHAnsi"/>
          <w:noProof/>
          <w:sz w:val="20"/>
          <w:szCs w:val="20"/>
          <w:lang w:val="en-GB"/>
        </w:rPr>
        <w:br w:type="page"/>
      </w:r>
    </w:p>
    <w:p w14:paraId="39582541" w14:textId="6ABBC02B" w:rsidR="0050767B" w:rsidRPr="00F26D83" w:rsidRDefault="006C5937" w:rsidP="008135C1">
      <w:pPr>
        <w:spacing w:line="360" w:lineRule="auto"/>
        <w:rPr>
          <w:rFonts w:eastAsiaTheme="minorEastAsia"/>
          <w:sz w:val="20"/>
          <w:szCs w:val="20"/>
          <w:lang w:val="en-GB"/>
        </w:rPr>
      </w:pPr>
      <w:r w:rsidRPr="006C5937">
        <w:rPr>
          <w:rFonts w:eastAsiaTheme="minorEastAsia"/>
          <w:noProof/>
          <w:sz w:val="20"/>
          <w:szCs w:val="20"/>
          <w:lang w:val="en-GB"/>
        </w:rPr>
        <w:lastRenderedPageBreak/>
        <w:drawing>
          <wp:inline distT="0" distB="0" distL="0" distR="0" wp14:anchorId="3FC81BA5" wp14:editId="00BABB9D">
            <wp:extent cx="5731510" cy="3582035"/>
            <wp:effectExtent l="0" t="0" r="2540" b="0"/>
            <wp:docPr id="1063372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372260" name=""/>
                    <pic:cNvPicPr/>
                  </pic:nvPicPr>
                  <pic:blipFill>
                    <a:blip r:embed="rId69"/>
                    <a:stretch>
                      <a:fillRect/>
                    </a:stretch>
                  </pic:blipFill>
                  <pic:spPr>
                    <a:xfrm>
                      <a:off x="0" y="0"/>
                      <a:ext cx="5731510" cy="3582035"/>
                    </a:xfrm>
                    <a:prstGeom prst="rect">
                      <a:avLst/>
                    </a:prstGeom>
                  </pic:spPr>
                </pic:pic>
              </a:graphicData>
            </a:graphic>
          </wp:inline>
        </w:drawing>
      </w:r>
    </w:p>
    <w:p w14:paraId="72BB58B2" w14:textId="45C64227" w:rsidR="000E75DA" w:rsidRPr="00F26D83" w:rsidRDefault="69ACA71B" w:rsidP="69ACA71B">
      <w:pPr>
        <w:spacing w:line="360" w:lineRule="auto"/>
        <w:rPr>
          <w:rFonts w:eastAsiaTheme="minorEastAsia"/>
          <w:i/>
          <w:iCs/>
          <w:noProof/>
          <w:sz w:val="20"/>
          <w:szCs w:val="20"/>
          <w:lang w:val="en-GB"/>
        </w:rPr>
      </w:pPr>
      <w:r w:rsidRPr="00F26D83">
        <w:rPr>
          <w:rFonts w:eastAsiaTheme="minorEastAsia"/>
          <w:i/>
          <w:iCs/>
          <w:sz w:val="20"/>
          <w:szCs w:val="20"/>
          <w:lang w:val="en-GB"/>
        </w:rPr>
        <w:t xml:space="preserve">Fig. 3. </w:t>
      </w:r>
      <w:r w:rsidR="00A96A46" w:rsidRPr="00A96A46">
        <w:rPr>
          <w:rFonts w:eastAsiaTheme="minorEastAsia"/>
          <w:i/>
          <w:iCs/>
          <w:sz w:val="20"/>
          <w:szCs w:val="20"/>
        </w:rPr>
        <w:t xml:space="preserve">Kōura refuge use over the course of the experiment, showing the proportion of time spent in refuge across three periods (before, during, and after predator exposure) for each treatment </w:t>
      </w:r>
      <w:r w:rsidRPr="00F26D83">
        <w:rPr>
          <w:rFonts w:eastAsiaTheme="minorEastAsia"/>
          <w:i/>
          <w:iCs/>
          <w:sz w:val="20"/>
          <w:szCs w:val="20"/>
          <w:lang w:val="en-GB"/>
        </w:rPr>
        <w:t>(</w:t>
      </w:r>
      <w:r w:rsidR="00895072" w:rsidRPr="00895072">
        <w:rPr>
          <w:rFonts w:eastAsiaTheme="minorEastAsia"/>
          <w:i/>
          <w:iCs/>
          <w:sz w:val="20"/>
          <w:szCs w:val="20"/>
        </w:rPr>
        <w:t>catfish: dark grey solid line; eel: medium grey dashed line; control: light grey dot-dash line</w:t>
      </w:r>
      <w:r w:rsidRPr="00F26D83">
        <w:rPr>
          <w:rFonts w:eastAsiaTheme="minorEastAsia"/>
          <w:i/>
          <w:iCs/>
          <w:noProof/>
          <w:sz w:val="20"/>
          <w:szCs w:val="20"/>
          <w:lang w:val="en-GB"/>
        </w:rPr>
        <w:t>) under</w:t>
      </w:r>
      <w:r w:rsidRPr="00F26D83">
        <w:rPr>
          <w:rFonts w:eastAsiaTheme="minorEastAsia"/>
          <w:i/>
          <w:iCs/>
          <w:sz w:val="20"/>
          <w:szCs w:val="20"/>
          <w:lang w:val="en-GB"/>
        </w:rPr>
        <w:t xml:space="preserve"> </w:t>
      </w:r>
      <w:r w:rsidRPr="00F26D83">
        <w:rPr>
          <w:rFonts w:eastAsiaTheme="minorEastAsia"/>
          <w:i/>
          <w:iCs/>
          <w:noProof/>
          <w:sz w:val="20"/>
          <w:szCs w:val="20"/>
          <w:lang w:val="en-GB"/>
        </w:rPr>
        <w:t>light (top) and dark (bottom) conditions</w:t>
      </w:r>
      <w:r w:rsidRPr="00F26D83">
        <w:rPr>
          <w:rFonts w:eastAsiaTheme="minorEastAsia"/>
          <w:i/>
          <w:iCs/>
          <w:sz w:val="20"/>
          <w:szCs w:val="20"/>
          <w:lang w:val="en-GB"/>
        </w:rPr>
        <w:t xml:space="preserve">. </w:t>
      </w:r>
      <w:r w:rsidR="000A6BE0" w:rsidRPr="000A6BE0">
        <w:rPr>
          <w:rFonts w:eastAsiaTheme="minorEastAsia"/>
          <w:i/>
          <w:iCs/>
          <w:noProof/>
          <w:sz w:val="20"/>
          <w:szCs w:val="20"/>
        </w:rPr>
        <w:t>Black dashed vertical lines indicate the start and end of predator exposure and grey vertical lines show individual observation times</w:t>
      </w:r>
      <w:r w:rsidRPr="00F26D83">
        <w:rPr>
          <w:rFonts w:eastAsiaTheme="minorEastAsia"/>
          <w:i/>
          <w:iCs/>
          <w:noProof/>
          <w:sz w:val="20"/>
          <w:szCs w:val="20"/>
          <w:lang w:val="en-GB"/>
        </w:rPr>
        <w:t>.</w:t>
      </w:r>
      <w:r w:rsidR="5108BFDB" w:rsidRPr="00F26D83">
        <w:rPr>
          <w:rFonts w:eastAsiaTheme="minorEastAsia"/>
          <w:i/>
          <w:iCs/>
          <w:noProof/>
          <w:sz w:val="20"/>
          <w:szCs w:val="20"/>
          <w:lang w:val="en-GB"/>
        </w:rPr>
        <w:br w:type="page"/>
      </w:r>
      <w:r w:rsidR="00D82077" w:rsidRPr="00D82077">
        <w:rPr>
          <w:rFonts w:eastAsiaTheme="minorEastAsia"/>
          <w:i/>
          <w:iCs/>
          <w:noProof/>
          <w:sz w:val="20"/>
          <w:szCs w:val="20"/>
          <w:lang w:val="en-GB"/>
        </w:rPr>
        <w:lastRenderedPageBreak/>
        <w:drawing>
          <wp:inline distT="0" distB="0" distL="0" distR="0" wp14:anchorId="61E4B6A5" wp14:editId="6BB100BA">
            <wp:extent cx="5731510" cy="4585335"/>
            <wp:effectExtent l="0" t="0" r="2540" b="5715"/>
            <wp:docPr id="993629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629851" name=""/>
                    <pic:cNvPicPr/>
                  </pic:nvPicPr>
                  <pic:blipFill>
                    <a:blip r:embed="rId70"/>
                    <a:stretch>
                      <a:fillRect/>
                    </a:stretch>
                  </pic:blipFill>
                  <pic:spPr>
                    <a:xfrm>
                      <a:off x="0" y="0"/>
                      <a:ext cx="5731510" cy="4585335"/>
                    </a:xfrm>
                    <a:prstGeom prst="rect">
                      <a:avLst/>
                    </a:prstGeom>
                  </pic:spPr>
                </pic:pic>
              </a:graphicData>
            </a:graphic>
          </wp:inline>
        </w:drawing>
      </w:r>
    </w:p>
    <w:p w14:paraId="10F995AC" w14:textId="030A959C" w:rsidR="00425E3E" w:rsidRPr="00F26D83" w:rsidRDefault="69ACA71B" w:rsidP="69ACA71B">
      <w:pPr>
        <w:spacing w:line="360" w:lineRule="auto"/>
        <w:rPr>
          <w:rFonts w:eastAsiaTheme="minorEastAsia"/>
          <w:sz w:val="20"/>
          <w:szCs w:val="20"/>
          <w:lang w:val="en-GB"/>
        </w:rPr>
      </w:pPr>
      <w:r w:rsidRPr="00F26D83">
        <w:rPr>
          <w:rFonts w:eastAsiaTheme="minorEastAsia"/>
          <w:i/>
          <w:iCs/>
          <w:sz w:val="20"/>
          <w:szCs w:val="20"/>
          <w:lang w:val="en-GB"/>
        </w:rPr>
        <w:t>Fig. 4. Mean (±SE) kōura feeding rate (pellets consumed per gram wet weight kōura) across predator treatments (catfish, eel, control) and starvation periods (0, 3, and 4 days).</w:t>
      </w:r>
      <w:r w:rsidR="005178E1" w:rsidRPr="00F26D83">
        <w:rPr>
          <w:rFonts w:eastAsiaTheme="minorEastAsia"/>
          <w:sz w:val="20"/>
          <w:szCs w:val="20"/>
          <w:lang w:val="en-GB"/>
        </w:rPr>
        <w:br w:type="page"/>
      </w:r>
    </w:p>
    <w:p w14:paraId="5D22FB08" w14:textId="69088291" w:rsidR="0059749F" w:rsidRPr="00F26D83" w:rsidRDefault="0059749F" w:rsidP="008135C1">
      <w:pPr>
        <w:spacing w:line="360" w:lineRule="auto"/>
        <w:rPr>
          <w:rFonts w:eastAsiaTheme="minorEastAsia" w:cstheme="minorHAnsi"/>
          <w:lang w:val="en-GB"/>
        </w:rPr>
      </w:pPr>
      <w:r w:rsidRPr="00F26D83">
        <w:rPr>
          <w:rFonts w:eastAsiaTheme="minorEastAsia" w:cstheme="minorHAnsi"/>
          <w:b/>
          <w:bCs/>
          <w:lang w:val="en-GB"/>
        </w:rPr>
        <w:lastRenderedPageBreak/>
        <w:t>Supplementary information</w:t>
      </w:r>
    </w:p>
    <w:p w14:paraId="384A64CA" w14:textId="5FCE92C4" w:rsidR="00DE73F8" w:rsidRPr="00F26D83" w:rsidRDefault="7976081C" w:rsidP="008135C1">
      <w:pPr>
        <w:pStyle w:val="Caption"/>
        <w:keepNext/>
        <w:spacing w:line="360" w:lineRule="auto"/>
        <w:rPr>
          <w:color w:val="auto"/>
          <w:lang w:val="en-GB"/>
        </w:rPr>
      </w:pPr>
      <w:r w:rsidRPr="00F26D83">
        <w:rPr>
          <w:color w:val="auto"/>
          <w:lang w:val="en-GB"/>
        </w:rPr>
        <w:t>Table S</w:t>
      </w:r>
      <w:r w:rsidR="00DE73F8" w:rsidRPr="00F26D83">
        <w:rPr>
          <w:color w:val="auto"/>
          <w:lang w:val="en-GB"/>
        </w:rPr>
        <w:fldChar w:fldCharType="begin"/>
      </w:r>
      <w:r w:rsidR="00DE73F8" w:rsidRPr="00F26D83">
        <w:rPr>
          <w:color w:val="auto"/>
          <w:lang w:val="en-GB"/>
        </w:rPr>
        <w:instrText xml:space="preserve"> SEQ Table \* ARABIC </w:instrText>
      </w:r>
      <w:r w:rsidR="00DE73F8" w:rsidRPr="00F26D83">
        <w:rPr>
          <w:color w:val="auto"/>
          <w:lang w:val="en-GB"/>
        </w:rPr>
        <w:fldChar w:fldCharType="separate"/>
      </w:r>
      <w:r w:rsidRPr="00F26D83">
        <w:rPr>
          <w:noProof/>
          <w:color w:val="auto"/>
          <w:lang w:val="en-GB"/>
        </w:rPr>
        <w:t>1</w:t>
      </w:r>
      <w:r w:rsidR="00DE73F8" w:rsidRPr="00F26D83">
        <w:rPr>
          <w:color w:val="auto"/>
          <w:lang w:val="en-GB"/>
        </w:rPr>
        <w:fldChar w:fldCharType="end"/>
      </w:r>
      <w:r w:rsidR="00E515A9" w:rsidRPr="00F26D83">
        <w:rPr>
          <w:color w:val="auto"/>
          <w:lang w:val="en-GB"/>
        </w:rPr>
        <w:t>.</w:t>
      </w:r>
      <w:r w:rsidRPr="00F26D83">
        <w:rPr>
          <w:color w:val="auto"/>
          <w:lang w:val="en-GB"/>
        </w:rPr>
        <w:t xml:space="preserve"> Proportion of kōura observations recorded in refuge across experimental treatments (catfish, eel, control), light conditions (light, dark), and periods (before, during, and after predator exposure). Combined rows summarise across all levels of a given factor. Values represent the proportion of total observations where kōura were located in the refuge.</w:t>
      </w:r>
    </w:p>
    <w:tbl>
      <w:tblPr>
        <w:tblpPr w:leftFromText="180" w:rightFromText="180" w:vertAnchor="text" w:tblpY="1"/>
        <w:tblOverlap w:val="never"/>
        <w:tblW w:w="6804" w:type="dxa"/>
        <w:tblBorders>
          <w:insideH w:val="single" w:sz="4" w:space="0" w:color="auto"/>
        </w:tblBorders>
        <w:tblLook w:val="04A0" w:firstRow="1" w:lastRow="0" w:firstColumn="1" w:lastColumn="0" w:noHBand="0" w:noVBand="1"/>
      </w:tblPr>
      <w:tblGrid>
        <w:gridCol w:w="1000"/>
        <w:gridCol w:w="1066"/>
        <w:gridCol w:w="1000"/>
        <w:gridCol w:w="1000"/>
        <w:gridCol w:w="1000"/>
        <w:gridCol w:w="1738"/>
      </w:tblGrid>
      <w:tr w:rsidR="005678E2" w:rsidRPr="00F26D83" w14:paraId="0910F0F7" w14:textId="77777777" w:rsidTr="0009530D">
        <w:trPr>
          <w:trHeight w:val="20"/>
        </w:trPr>
        <w:tc>
          <w:tcPr>
            <w:tcW w:w="1000" w:type="dxa"/>
            <w:noWrap/>
            <w:hideMark/>
          </w:tcPr>
          <w:p w14:paraId="19095FE5" w14:textId="77777777" w:rsidR="00DE73F8" w:rsidRPr="00F26D83" w:rsidRDefault="00DE73F8" w:rsidP="008135C1">
            <w:pPr>
              <w:spacing w:after="0" w:line="360" w:lineRule="auto"/>
              <w:rPr>
                <w:rFonts w:eastAsia="Times New Roman" w:cstheme="minorHAnsi"/>
                <w:b/>
                <w:bCs/>
                <w:kern w:val="0"/>
                <w:sz w:val="18"/>
                <w:szCs w:val="18"/>
                <w:lang w:val="en-GB" w:eastAsia="en-NZ"/>
                <w14:ligatures w14:val="none"/>
              </w:rPr>
            </w:pPr>
            <w:r w:rsidRPr="00F26D83">
              <w:rPr>
                <w:rFonts w:eastAsia="Times New Roman" w:cstheme="minorHAnsi"/>
                <w:b/>
                <w:bCs/>
                <w:kern w:val="0"/>
                <w:sz w:val="18"/>
                <w:szCs w:val="18"/>
                <w:lang w:val="en-GB" w:eastAsia="en-NZ"/>
                <w14:ligatures w14:val="none"/>
              </w:rPr>
              <w:t>Light</w:t>
            </w:r>
          </w:p>
        </w:tc>
        <w:tc>
          <w:tcPr>
            <w:tcW w:w="1066" w:type="dxa"/>
            <w:noWrap/>
            <w:hideMark/>
          </w:tcPr>
          <w:p w14:paraId="17B084BF" w14:textId="77777777" w:rsidR="00DE73F8" w:rsidRPr="00F26D83" w:rsidRDefault="00DE73F8" w:rsidP="008135C1">
            <w:pPr>
              <w:spacing w:after="0" w:line="360" w:lineRule="auto"/>
              <w:rPr>
                <w:rFonts w:eastAsia="Times New Roman" w:cstheme="minorHAnsi"/>
                <w:b/>
                <w:bCs/>
                <w:kern w:val="0"/>
                <w:sz w:val="18"/>
                <w:szCs w:val="18"/>
                <w:lang w:val="en-GB" w:eastAsia="en-NZ"/>
                <w14:ligatures w14:val="none"/>
              </w:rPr>
            </w:pPr>
            <w:r w:rsidRPr="00F26D83">
              <w:rPr>
                <w:rFonts w:eastAsia="Times New Roman" w:cstheme="minorHAnsi"/>
                <w:b/>
                <w:bCs/>
                <w:kern w:val="0"/>
                <w:sz w:val="18"/>
                <w:szCs w:val="18"/>
                <w:lang w:val="en-GB" w:eastAsia="en-NZ"/>
                <w14:ligatures w14:val="none"/>
              </w:rPr>
              <w:t>Treatment</w:t>
            </w:r>
          </w:p>
        </w:tc>
        <w:tc>
          <w:tcPr>
            <w:tcW w:w="1000" w:type="dxa"/>
            <w:noWrap/>
            <w:hideMark/>
          </w:tcPr>
          <w:p w14:paraId="69E161D6" w14:textId="77777777" w:rsidR="00DE73F8" w:rsidRPr="00F26D83" w:rsidRDefault="00DE73F8" w:rsidP="008135C1">
            <w:pPr>
              <w:spacing w:after="0" w:line="360" w:lineRule="auto"/>
              <w:rPr>
                <w:rFonts w:eastAsia="Times New Roman" w:cstheme="minorHAnsi"/>
                <w:b/>
                <w:bCs/>
                <w:kern w:val="0"/>
                <w:sz w:val="18"/>
                <w:szCs w:val="18"/>
                <w:lang w:val="en-GB" w:eastAsia="en-NZ"/>
                <w14:ligatures w14:val="none"/>
              </w:rPr>
            </w:pPr>
            <w:r w:rsidRPr="00F26D83">
              <w:rPr>
                <w:rFonts w:eastAsia="Times New Roman" w:cstheme="minorHAnsi"/>
                <w:b/>
                <w:bCs/>
                <w:kern w:val="0"/>
                <w:sz w:val="18"/>
                <w:szCs w:val="18"/>
                <w:lang w:val="en-GB" w:eastAsia="en-NZ"/>
                <w14:ligatures w14:val="none"/>
              </w:rPr>
              <w:t>Period</w:t>
            </w:r>
          </w:p>
        </w:tc>
        <w:tc>
          <w:tcPr>
            <w:tcW w:w="1000" w:type="dxa"/>
            <w:noWrap/>
            <w:hideMark/>
          </w:tcPr>
          <w:p w14:paraId="06732F67" w14:textId="77777777" w:rsidR="00DE73F8" w:rsidRPr="00F26D83" w:rsidRDefault="00DE73F8" w:rsidP="008135C1">
            <w:pPr>
              <w:spacing w:after="0" w:line="360" w:lineRule="auto"/>
              <w:rPr>
                <w:rFonts w:eastAsia="Times New Roman" w:cstheme="minorHAnsi"/>
                <w:b/>
                <w:bCs/>
                <w:kern w:val="0"/>
                <w:sz w:val="18"/>
                <w:szCs w:val="18"/>
                <w:lang w:val="en-GB" w:eastAsia="en-NZ"/>
                <w14:ligatures w14:val="none"/>
              </w:rPr>
            </w:pPr>
            <w:r w:rsidRPr="00F26D83">
              <w:rPr>
                <w:rFonts w:eastAsia="Times New Roman" w:cstheme="minorHAnsi"/>
                <w:b/>
                <w:bCs/>
                <w:kern w:val="0"/>
                <w:sz w:val="18"/>
                <w:szCs w:val="18"/>
                <w:lang w:val="en-GB" w:eastAsia="en-NZ"/>
                <w14:ligatures w14:val="none"/>
              </w:rPr>
              <w:t>Total n</w:t>
            </w:r>
          </w:p>
        </w:tc>
        <w:tc>
          <w:tcPr>
            <w:tcW w:w="1000" w:type="dxa"/>
            <w:noWrap/>
            <w:hideMark/>
          </w:tcPr>
          <w:p w14:paraId="0BEE4209" w14:textId="77777777" w:rsidR="00DE73F8" w:rsidRPr="00F26D83" w:rsidRDefault="00DE73F8" w:rsidP="008135C1">
            <w:pPr>
              <w:spacing w:after="0" w:line="360" w:lineRule="auto"/>
              <w:rPr>
                <w:rFonts w:eastAsia="Times New Roman" w:cstheme="minorHAnsi"/>
                <w:b/>
                <w:bCs/>
                <w:kern w:val="0"/>
                <w:sz w:val="18"/>
                <w:szCs w:val="18"/>
                <w:lang w:val="en-GB" w:eastAsia="en-NZ"/>
                <w14:ligatures w14:val="none"/>
              </w:rPr>
            </w:pPr>
            <w:r w:rsidRPr="00F26D83">
              <w:rPr>
                <w:rFonts w:eastAsia="Times New Roman" w:cstheme="minorHAnsi"/>
                <w:b/>
                <w:bCs/>
                <w:kern w:val="0"/>
                <w:sz w:val="18"/>
                <w:szCs w:val="18"/>
                <w:lang w:val="en-GB" w:eastAsia="en-NZ"/>
                <w14:ligatures w14:val="none"/>
              </w:rPr>
              <w:t>Refuge n</w:t>
            </w:r>
          </w:p>
        </w:tc>
        <w:tc>
          <w:tcPr>
            <w:tcW w:w="1738" w:type="dxa"/>
            <w:noWrap/>
            <w:hideMark/>
          </w:tcPr>
          <w:p w14:paraId="4E680EE9" w14:textId="77777777" w:rsidR="00DE73F8" w:rsidRPr="00F26D83" w:rsidRDefault="00DE73F8" w:rsidP="008135C1">
            <w:pPr>
              <w:spacing w:after="0" w:line="360" w:lineRule="auto"/>
              <w:rPr>
                <w:rFonts w:eastAsia="Times New Roman" w:cstheme="minorHAnsi"/>
                <w:b/>
                <w:bCs/>
                <w:kern w:val="0"/>
                <w:sz w:val="18"/>
                <w:szCs w:val="18"/>
                <w:lang w:val="en-GB" w:eastAsia="en-NZ"/>
                <w14:ligatures w14:val="none"/>
              </w:rPr>
            </w:pPr>
            <w:r w:rsidRPr="00F26D83">
              <w:rPr>
                <w:rFonts w:eastAsia="Times New Roman" w:cstheme="minorHAnsi"/>
                <w:b/>
                <w:bCs/>
                <w:kern w:val="0"/>
                <w:sz w:val="18"/>
                <w:szCs w:val="18"/>
                <w:lang w:val="en-GB" w:eastAsia="en-NZ"/>
                <w14:ligatures w14:val="none"/>
              </w:rPr>
              <w:t>Proportion refuge</w:t>
            </w:r>
          </w:p>
        </w:tc>
      </w:tr>
      <w:tr w:rsidR="005678E2" w:rsidRPr="00F26D83" w14:paraId="4A636C8D" w14:textId="77777777" w:rsidTr="0009530D">
        <w:trPr>
          <w:trHeight w:val="20"/>
        </w:trPr>
        <w:tc>
          <w:tcPr>
            <w:tcW w:w="1000" w:type="dxa"/>
            <w:noWrap/>
            <w:hideMark/>
          </w:tcPr>
          <w:p w14:paraId="69F8F1EB" w14:textId="507CFEDA"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light</w:t>
            </w:r>
          </w:p>
        </w:tc>
        <w:tc>
          <w:tcPr>
            <w:tcW w:w="1066" w:type="dxa"/>
            <w:noWrap/>
            <w:hideMark/>
          </w:tcPr>
          <w:p w14:paraId="0E65BB6F" w14:textId="37E50B1B"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catfish</w:t>
            </w:r>
          </w:p>
        </w:tc>
        <w:tc>
          <w:tcPr>
            <w:tcW w:w="1000" w:type="dxa"/>
            <w:noWrap/>
            <w:hideMark/>
          </w:tcPr>
          <w:p w14:paraId="6FD45CD9" w14:textId="22F968F4"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before</w:t>
            </w:r>
          </w:p>
        </w:tc>
        <w:tc>
          <w:tcPr>
            <w:tcW w:w="1000" w:type="dxa"/>
            <w:noWrap/>
            <w:hideMark/>
          </w:tcPr>
          <w:p w14:paraId="40FAF4A2" w14:textId="7E4D2E2D"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66</w:t>
            </w:r>
          </w:p>
        </w:tc>
        <w:tc>
          <w:tcPr>
            <w:tcW w:w="1000" w:type="dxa"/>
            <w:noWrap/>
            <w:hideMark/>
          </w:tcPr>
          <w:p w14:paraId="7687B1CE" w14:textId="559887D6"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34</w:t>
            </w:r>
          </w:p>
        </w:tc>
        <w:tc>
          <w:tcPr>
            <w:tcW w:w="1738" w:type="dxa"/>
            <w:noWrap/>
            <w:hideMark/>
          </w:tcPr>
          <w:p w14:paraId="4EBD2C90" w14:textId="2F1F7FAA"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0.52</w:t>
            </w:r>
          </w:p>
        </w:tc>
      </w:tr>
      <w:tr w:rsidR="005678E2" w:rsidRPr="00F26D83" w14:paraId="564F8925" w14:textId="77777777" w:rsidTr="0009530D">
        <w:trPr>
          <w:trHeight w:val="20"/>
        </w:trPr>
        <w:tc>
          <w:tcPr>
            <w:tcW w:w="1000" w:type="dxa"/>
            <w:noWrap/>
            <w:hideMark/>
          </w:tcPr>
          <w:p w14:paraId="634827B3" w14:textId="274A7B00"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light</w:t>
            </w:r>
          </w:p>
        </w:tc>
        <w:tc>
          <w:tcPr>
            <w:tcW w:w="1066" w:type="dxa"/>
            <w:noWrap/>
            <w:hideMark/>
          </w:tcPr>
          <w:p w14:paraId="6227ECFF" w14:textId="709705F3"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catfish</w:t>
            </w:r>
          </w:p>
        </w:tc>
        <w:tc>
          <w:tcPr>
            <w:tcW w:w="1000" w:type="dxa"/>
            <w:noWrap/>
            <w:hideMark/>
          </w:tcPr>
          <w:p w14:paraId="30BBCCDA" w14:textId="70A2BFFB"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during</w:t>
            </w:r>
          </w:p>
        </w:tc>
        <w:tc>
          <w:tcPr>
            <w:tcW w:w="1000" w:type="dxa"/>
            <w:noWrap/>
            <w:hideMark/>
          </w:tcPr>
          <w:p w14:paraId="2FAE9559" w14:textId="1724ACE3"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99</w:t>
            </w:r>
          </w:p>
        </w:tc>
        <w:tc>
          <w:tcPr>
            <w:tcW w:w="1000" w:type="dxa"/>
            <w:noWrap/>
            <w:hideMark/>
          </w:tcPr>
          <w:p w14:paraId="57A43C1D" w14:textId="7FC9774F"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71</w:t>
            </w:r>
          </w:p>
        </w:tc>
        <w:tc>
          <w:tcPr>
            <w:tcW w:w="1738" w:type="dxa"/>
            <w:noWrap/>
            <w:hideMark/>
          </w:tcPr>
          <w:p w14:paraId="52A31AFF" w14:textId="7FD447B6"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0.72</w:t>
            </w:r>
          </w:p>
        </w:tc>
      </w:tr>
      <w:tr w:rsidR="005678E2" w:rsidRPr="00F26D83" w14:paraId="572CA5B8" w14:textId="77777777" w:rsidTr="0009530D">
        <w:trPr>
          <w:trHeight w:val="20"/>
        </w:trPr>
        <w:tc>
          <w:tcPr>
            <w:tcW w:w="1000" w:type="dxa"/>
            <w:noWrap/>
            <w:hideMark/>
          </w:tcPr>
          <w:p w14:paraId="444D287B" w14:textId="00E217CD"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light</w:t>
            </w:r>
          </w:p>
        </w:tc>
        <w:tc>
          <w:tcPr>
            <w:tcW w:w="1066" w:type="dxa"/>
            <w:noWrap/>
            <w:hideMark/>
          </w:tcPr>
          <w:p w14:paraId="5F16E0EE" w14:textId="3075142B"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catfish</w:t>
            </w:r>
          </w:p>
        </w:tc>
        <w:tc>
          <w:tcPr>
            <w:tcW w:w="1000" w:type="dxa"/>
            <w:noWrap/>
            <w:hideMark/>
          </w:tcPr>
          <w:p w14:paraId="0BBFFA08" w14:textId="34ABC248"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after</w:t>
            </w:r>
          </w:p>
        </w:tc>
        <w:tc>
          <w:tcPr>
            <w:tcW w:w="1000" w:type="dxa"/>
            <w:noWrap/>
            <w:hideMark/>
          </w:tcPr>
          <w:p w14:paraId="5EE7CA23" w14:textId="5D6981CA"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66</w:t>
            </w:r>
          </w:p>
        </w:tc>
        <w:tc>
          <w:tcPr>
            <w:tcW w:w="1000" w:type="dxa"/>
            <w:noWrap/>
            <w:hideMark/>
          </w:tcPr>
          <w:p w14:paraId="7D429A9F" w14:textId="5BFCA1E9"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48</w:t>
            </w:r>
          </w:p>
        </w:tc>
        <w:tc>
          <w:tcPr>
            <w:tcW w:w="1738" w:type="dxa"/>
            <w:noWrap/>
            <w:hideMark/>
          </w:tcPr>
          <w:p w14:paraId="7F32B3E7" w14:textId="71555AD9"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0.73</w:t>
            </w:r>
          </w:p>
        </w:tc>
      </w:tr>
      <w:tr w:rsidR="005678E2" w:rsidRPr="00F26D83" w14:paraId="2713F0EA" w14:textId="77777777" w:rsidTr="0009530D">
        <w:trPr>
          <w:trHeight w:val="20"/>
        </w:trPr>
        <w:tc>
          <w:tcPr>
            <w:tcW w:w="1000" w:type="dxa"/>
            <w:noWrap/>
            <w:hideMark/>
          </w:tcPr>
          <w:p w14:paraId="66DE66F9" w14:textId="620A632B"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light</w:t>
            </w:r>
          </w:p>
        </w:tc>
        <w:tc>
          <w:tcPr>
            <w:tcW w:w="1066" w:type="dxa"/>
            <w:noWrap/>
            <w:hideMark/>
          </w:tcPr>
          <w:p w14:paraId="7D214435" w14:textId="552784FF"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eel</w:t>
            </w:r>
          </w:p>
        </w:tc>
        <w:tc>
          <w:tcPr>
            <w:tcW w:w="1000" w:type="dxa"/>
            <w:noWrap/>
            <w:hideMark/>
          </w:tcPr>
          <w:p w14:paraId="004298B9" w14:textId="187D6BDA"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before</w:t>
            </w:r>
          </w:p>
        </w:tc>
        <w:tc>
          <w:tcPr>
            <w:tcW w:w="1000" w:type="dxa"/>
            <w:noWrap/>
            <w:hideMark/>
          </w:tcPr>
          <w:p w14:paraId="15E9A13D" w14:textId="61AB5783"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66</w:t>
            </w:r>
          </w:p>
        </w:tc>
        <w:tc>
          <w:tcPr>
            <w:tcW w:w="1000" w:type="dxa"/>
            <w:noWrap/>
            <w:hideMark/>
          </w:tcPr>
          <w:p w14:paraId="3EDB6532" w14:textId="6238B140"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23</w:t>
            </w:r>
          </w:p>
        </w:tc>
        <w:tc>
          <w:tcPr>
            <w:tcW w:w="1738" w:type="dxa"/>
            <w:noWrap/>
            <w:hideMark/>
          </w:tcPr>
          <w:p w14:paraId="01C614AD" w14:textId="4F9A851D"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0.35</w:t>
            </w:r>
          </w:p>
        </w:tc>
      </w:tr>
      <w:tr w:rsidR="005678E2" w:rsidRPr="00F26D83" w14:paraId="3B733C93" w14:textId="77777777" w:rsidTr="0009530D">
        <w:trPr>
          <w:trHeight w:val="20"/>
        </w:trPr>
        <w:tc>
          <w:tcPr>
            <w:tcW w:w="1000" w:type="dxa"/>
            <w:noWrap/>
            <w:hideMark/>
          </w:tcPr>
          <w:p w14:paraId="430E001A" w14:textId="4CBFD1C1"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light</w:t>
            </w:r>
          </w:p>
        </w:tc>
        <w:tc>
          <w:tcPr>
            <w:tcW w:w="1066" w:type="dxa"/>
            <w:noWrap/>
            <w:hideMark/>
          </w:tcPr>
          <w:p w14:paraId="0B26ADAE" w14:textId="7C5E827B"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eel</w:t>
            </w:r>
          </w:p>
        </w:tc>
        <w:tc>
          <w:tcPr>
            <w:tcW w:w="1000" w:type="dxa"/>
            <w:noWrap/>
            <w:hideMark/>
          </w:tcPr>
          <w:p w14:paraId="65E1A395" w14:textId="091EE999"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during</w:t>
            </w:r>
          </w:p>
        </w:tc>
        <w:tc>
          <w:tcPr>
            <w:tcW w:w="1000" w:type="dxa"/>
            <w:noWrap/>
            <w:hideMark/>
          </w:tcPr>
          <w:p w14:paraId="1C4D6DE3" w14:textId="1105B816"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99</w:t>
            </w:r>
          </w:p>
        </w:tc>
        <w:tc>
          <w:tcPr>
            <w:tcW w:w="1000" w:type="dxa"/>
            <w:noWrap/>
            <w:hideMark/>
          </w:tcPr>
          <w:p w14:paraId="617D6060" w14:textId="2C82F1C4"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49</w:t>
            </w:r>
          </w:p>
        </w:tc>
        <w:tc>
          <w:tcPr>
            <w:tcW w:w="1738" w:type="dxa"/>
            <w:noWrap/>
            <w:hideMark/>
          </w:tcPr>
          <w:p w14:paraId="21E72495" w14:textId="267E6062"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0.49</w:t>
            </w:r>
          </w:p>
        </w:tc>
      </w:tr>
      <w:tr w:rsidR="005678E2" w:rsidRPr="00F26D83" w14:paraId="63577C5C" w14:textId="77777777" w:rsidTr="0009530D">
        <w:trPr>
          <w:trHeight w:val="20"/>
        </w:trPr>
        <w:tc>
          <w:tcPr>
            <w:tcW w:w="1000" w:type="dxa"/>
            <w:noWrap/>
            <w:hideMark/>
          </w:tcPr>
          <w:p w14:paraId="4EE7A214" w14:textId="2F2975C3"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light</w:t>
            </w:r>
          </w:p>
        </w:tc>
        <w:tc>
          <w:tcPr>
            <w:tcW w:w="1066" w:type="dxa"/>
            <w:noWrap/>
            <w:hideMark/>
          </w:tcPr>
          <w:p w14:paraId="2741A877" w14:textId="220FB9AB"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eel</w:t>
            </w:r>
          </w:p>
        </w:tc>
        <w:tc>
          <w:tcPr>
            <w:tcW w:w="1000" w:type="dxa"/>
            <w:noWrap/>
            <w:hideMark/>
          </w:tcPr>
          <w:p w14:paraId="1CE8B6D9" w14:textId="09662639"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after</w:t>
            </w:r>
          </w:p>
        </w:tc>
        <w:tc>
          <w:tcPr>
            <w:tcW w:w="1000" w:type="dxa"/>
            <w:noWrap/>
            <w:hideMark/>
          </w:tcPr>
          <w:p w14:paraId="26BB5F9A" w14:textId="3EFEF036"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66</w:t>
            </w:r>
          </w:p>
        </w:tc>
        <w:tc>
          <w:tcPr>
            <w:tcW w:w="1000" w:type="dxa"/>
            <w:noWrap/>
            <w:hideMark/>
          </w:tcPr>
          <w:p w14:paraId="7D4F5655" w14:textId="4A44DDE6"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35</w:t>
            </w:r>
          </w:p>
        </w:tc>
        <w:tc>
          <w:tcPr>
            <w:tcW w:w="1738" w:type="dxa"/>
            <w:noWrap/>
            <w:hideMark/>
          </w:tcPr>
          <w:p w14:paraId="67AFEE57" w14:textId="0EDA0058"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0.53</w:t>
            </w:r>
          </w:p>
        </w:tc>
      </w:tr>
      <w:tr w:rsidR="005678E2" w:rsidRPr="00F26D83" w14:paraId="123D77EE" w14:textId="77777777" w:rsidTr="0009530D">
        <w:trPr>
          <w:trHeight w:val="20"/>
        </w:trPr>
        <w:tc>
          <w:tcPr>
            <w:tcW w:w="1000" w:type="dxa"/>
            <w:noWrap/>
            <w:hideMark/>
          </w:tcPr>
          <w:p w14:paraId="2E4ABFD2" w14:textId="68B7432F"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light</w:t>
            </w:r>
          </w:p>
        </w:tc>
        <w:tc>
          <w:tcPr>
            <w:tcW w:w="1066" w:type="dxa"/>
            <w:noWrap/>
            <w:hideMark/>
          </w:tcPr>
          <w:p w14:paraId="04ADB26F" w14:textId="6A50E700"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control</w:t>
            </w:r>
          </w:p>
        </w:tc>
        <w:tc>
          <w:tcPr>
            <w:tcW w:w="1000" w:type="dxa"/>
            <w:noWrap/>
            <w:hideMark/>
          </w:tcPr>
          <w:p w14:paraId="16A30952" w14:textId="67379A15"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before</w:t>
            </w:r>
          </w:p>
        </w:tc>
        <w:tc>
          <w:tcPr>
            <w:tcW w:w="1000" w:type="dxa"/>
            <w:noWrap/>
            <w:hideMark/>
          </w:tcPr>
          <w:p w14:paraId="07A93CB9" w14:textId="4F1683C3"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60</w:t>
            </w:r>
          </w:p>
        </w:tc>
        <w:tc>
          <w:tcPr>
            <w:tcW w:w="1000" w:type="dxa"/>
            <w:noWrap/>
            <w:hideMark/>
          </w:tcPr>
          <w:p w14:paraId="028B45F3" w14:textId="2E34363A"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24</w:t>
            </w:r>
          </w:p>
        </w:tc>
        <w:tc>
          <w:tcPr>
            <w:tcW w:w="1738" w:type="dxa"/>
            <w:noWrap/>
            <w:hideMark/>
          </w:tcPr>
          <w:p w14:paraId="34072C5B" w14:textId="3F671AD2"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0.4</w:t>
            </w:r>
          </w:p>
        </w:tc>
      </w:tr>
      <w:tr w:rsidR="005678E2" w:rsidRPr="00F26D83" w14:paraId="6460B9B0" w14:textId="77777777" w:rsidTr="0009530D">
        <w:trPr>
          <w:trHeight w:val="20"/>
        </w:trPr>
        <w:tc>
          <w:tcPr>
            <w:tcW w:w="1000" w:type="dxa"/>
            <w:noWrap/>
            <w:hideMark/>
          </w:tcPr>
          <w:p w14:paraId="5B2E99E9" w14:textId="58A58CDE"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light</w:t>
            </w:r>
          </w:p>
        </w:tc>
        <w:tc>
          <w:tcPr>
            <w:tcW w:w="1066" w:type="dxa"/>
            <w:noWrap/>
            <w:hideMark/>
          </w:tcPr>
          <w:p w14:paraId="25D35F2E" w14:textId="1D2C36BC"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control</w:t>
            </w:r>
          </w:p>
        </w:tc>
        <w:tc>
          <w:tcPr>
            <w:tcW w:w="1000" w:type="dxa"/>
            <w:noWrap/>
            <w:hideMark/>
          </w:tcPr>
          <w:p w14:paraId="38F731E4" w14:textId="6269874E"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during</w:t>
            </w:r>
          </w:p>
        </w:tc>
        <w:tc>
          <w:tcPr>
            <w:tcW w:w="1000" w:type="dxa"/>
            <w:noWrap/>
            <w:hideMark/>
          </w:tcPr>
          <w:p w14:paraId="7E41CAEC" w14:textId="7DF43189"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90</w:t>
            </w:r>
          </w:p>
        </w:tc>
        <w:tc>
          <w:tcPr>
            <w:tcW w:w="1000" w:type="dxa"/>
            <w:noWrap/>
            <w:hideMark/>
          </w:tcPr>
          <w:p w14:paraId="3D12AA6F" w14:textId="28F90CBF"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48</w:t>
            </w:r>
          </w:p>
        </w:tc>
        <w:tc>
          <w:tcPr>
            <w:tcW w:w="1738" w:type="dxa"/>
            <w:noWrap/>
            <w:hideMark/>
          </w:tcPr>
          <w:p w14:paraId="102130FB" w14:textId="19CE79EF"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0.53</w:t>
            </w:r>
          </w:p>
        </w:tc>
      </w:tr>
      <w:tr w:rsidR="005678E2" w:rsidRPr="00F26D83" w14:paraId="1222506C" w14:textId="77777777" w:rsidTr="0009530D">
        <w:trPr>
          <w:trHeight w:val="20"/>
        </w:trPr>
        <w:tc>
          <w:tcPr>
            <w:tcW w:w="1000" w:type="dxa"/>
            <w:noWrap/>
            <w:hideMark/>
          </w:tcPr>
          <w:p w14:paraId="6DC09117" w14:textId="28C250A5"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light</w:t>
            </w:r>
          </w:p>
        </w:tc>
        <w:tc>
          <w:tcPr>
            <w:tcW w:w="1066" w:type="dxa"/>
            <w:noWrap/>
            <w:hideMark/>
          </w:tcPr>
          <w:p w14:paraId="0F8B1EBD" w14:textId="3132C21B"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control</w:t>
            </w:r>
          </w:p>
        </w:tc>
        <w:tc>
          <w:tcPr>
            <w:tcW w:w="1000" w:type="dxa"/>
            <w:noWrap/>
            <w:hideMark/>
          </w:tcPr>
          <w:p w14:paraId="6726E40B" w14:textId="483ECD4A"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after</w:t>
            </w:r>
          </w:p>
        </w:tc>
        <w:tc>
          <w:tcPr>
            <w:tcW w:w="1000" w:type="dxa"/>
            <w:noWrap/>
            <w:hideMark/>
          </w:tcPr>
          <w:p w14:paraId="5A075A5A" w14:textId="0B30FABB"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60</w:t>
            </w:r>
          </w:p>
        </w:tc>
        <w:tc>
          <w:tcPr>
            <w:tcW w:w="1000" w:type="dxa"/>
            <w:noWrap/>
            <w:hideMark/>
          </w:tcPr>
          <w:p w14:paraId="67221F29" w14:textId="7A6743B4"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49</w:t>
            </w:r>
          </w:p>
        </w:tc>
        <w:tc>
          <w:tcPr>
            <w:tcW w:w="1738" w:type="dxa"/>
            <w:noWrap/>
            <w:hideMark/>
          </w:tcPr>
          <w:p w14:paraId="23125A63" w14:textId="3C2F68B5"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0.82</w:t>
            </w:r>
          </w:p>
        </w:tc>
      </w:tr>
      <w:tr w:rsidR="005678E2" w:rsidRPr="00F26D83" w14:paraId="51BC0F25" w14:textId="77777777" w:rsidTr="0009530D">
        <w:trPr>
          <w:trHeight w:val="20"/>
        </w:trPr>
        <w:tc>
          <w:tcPr>
            <w:tcW w:w="1000" w:type="dxa"/>
            <w:noWrap/>
            <w:hideMark/>
          </w:tcPr>
          <w:p w14:paraId="49740B83" w14:textId="405D98DE"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dark</w:t>
            </w:r>
          </w:p>
        </w:tc>
        <w:tc>
          <w:tcPr>
            <w:tcW w:w="1066" w:type="dxa"/>
            <w:noWrap/>
            <w:hideMark/>
          </w:tcPr>
          <w:p w14:paraId="03EA76FC" w14:textId="5AECA5E8"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catfish</w:t>
            </w:r>
          </w:p>
        </w:tc>
        <w:tc>
          <w:tcPr>
            <w:tcW w:w="1000" w:type="dxa"/>
            <w:noWrap/>
            <w:hideMark/>
          </w:tcPr>
          <w:p w14:paraId="54E36595" w14:textId="445BC84F"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before</w:t>
            </w:r>
          </w:p>
        </w:tc>
        <w:tc>
          <w:tcPr>
            <w:tcW w:w="1000" w:type="dxa"/>
            <w:noWrap/>
            <w:hideMark/>
          </w:tcPr>
          <w:p w14:paraId="32BCDC46" w14:textId="4447B3ED"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66</w:t>
            </w:r>
          </w:p>
        </w:tc>
        <w:tc>
          <w:tcPr>
            <w:tcW w:w="1000" w:type="dxa"/>
            <w:noWrap/>
            <w:hideMark/>
          </w:tcPr>
          <w:p w14:paraId="125B266D" w14:textId="40AA2C61"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26</w:t>
            </w:r>
          </w:p>
        </w:tc>
        <w:tc>
          <w:tcPr>
            <w:tcW w:w="1738" w:type="dxa"/>
            <w:noWrap/>
            <w:hideMark/>
          </w:tcPr>
          <w:p w14:paraId="4DDDD187" w14:textId="401B1BF5"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0.39</w:t>
            </w:r>
          </w:p>
        </w:tc>
      </w:tr>
      <w:tr w:rsidR="005678E2" w:rsidRPr="00F26D83" w14:paraId="1BCA8235" w14:textId="77777777" w:rsidTr="0009530D">
        <w:trPr>
          <w:trHeight w:val="20"/>
        </w:trPr>
        <w:tc>
          <w:tcPr>
            <w:tcW w:w="1000" w:type="dxa"/>
            <w:noWrap/>
            <w:hideMark/>
          </w:tcPr>
          <w:p w14:paraId="369DD5E2" w14:textId="52C04A6B"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dark</w:t>
            </w:r>
          </w:p>
        </w:tc>
        <w:tc>
          <w:tcPr>
            <w:tcW w:w="1066" w:type="dxa"/>
            <w:noWrap/>
            <w:hideMark/>
          </w:tcPr>
          <w:p w14:paraId="602317F7" w14:textId="65B1360F"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catfish</w:t>
            </w:r>
          </w:p>
        </w:tc>
        <w:tc>
          <w:tcPr>
            <w:tcW w:w="1000" w:type="dxa"/>
            <w:noWrap/>
            <w:hideMark/>
          </w:tcPr>
          <w:p w14:paraId="3D5B48E8" w14:textId="29B4E539"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during</w:t>
            </w:r>
          </w:p>
        </w:tc>
        <w:tc>
          <w:tcPr>
            <w:tcW w:w="1000" w:type="dxa"/>
            <w:noWrap/>
            <w:hideMark/>
          </w:tcPr>
          <w:p w14:paraId="7208AE84" w14:textId="414EA1C7"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99</w:t>
            </w:r>
          </w:p>
        </w:tc>
        <w:tc>
          <w:tcPr>
            <w:tcW w:w="1000" w:type="dxa"/>
            <w:noWrap/>
            <w:hideMark/>
          </w:tcPr>
          <w:p w14:paraId="521BEDAC" w14:textId="43ECF56B"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47</w:t>
            </w:r>
          </w:p>
        </w:tc>
        <w:tc>
          <w:tcPr>
            <w:tcW w:w="1738" w:type="dxa"/>
            <w:noWrap/>
            <w:hideMark/>
          </w:tcPr>
          <w:p w14:paraId="1479B2BC" w14:textId="4D81ACE0"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0.47</w:t>
            </w:r>
          </w:p>
        </w:tc>
      </w:tr>
      <w:tr w:rsidR="005678E2" w:rsidRPr="00F26D83" w14:paraId="1DE25B6B" w14:textId="77777777" w:rsidTr="0009530D">
        <w:trPr>
          <w:trHeight w:val="20"/>
        </w:trPr>
        <w:tc>
          <w:tcPr>
            <w:tcW w:w="1000" w:type="dxa"/>
            <w:noWrap/>
            <w:hideMark/>
          </w:tcPr>
          <w:p w14:paraId="42F1EFAA" w14:textId="4B0FEA19"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dark</w:t>
            </w:r>
          </w:p>
        </w:tc>
        <w:tc>
          <w:tcPr>
            <w:tcW w:w="1066" w:type="dxa"/>
            <w:noWrap/>
            <w:hideMark/>
          </w:tcPr>
          <w:p w14:paraId="56842060" w14:textId="2D66E8A2"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catfish</w:t>
            </w:r>
          </w:p>
        </w:tc>
        <w:tc>
          <w:tcPr>
            <w:tcW w:w="1000" w:type="dxa"/>
            <w:noWrap/>
            <w:hideMark/>
          </w:tcPr>
          <w:p w14:paraId="25DAF7FD" w14:textId="2F6FD762"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after</w:t>
            </w:r>
          </w:p>
        </w:tc>
        <w:tc>
          <w:tcPr>
            <w:tcW w:w="1000" w:type="dxa"/>
            <w:noWrap/>
            <w:hideMark/>
          </w:tcPr>
          <w:p w14:paraId="5C687B14" w14:textId="40BADA5B"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66</w:t>
            </w:r>
          </w:p>
        </w:tc>
        <w:tc>
          <w:tcPr>
            <w:tcW w:w="1000" w:type="dxa"/>
            <w:noWrap/>
            <w:hideMark/>
          </w:tcPr>
          <w:p w14:paraId="2F4683C3" w14:textId="4F4D6EAC"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46</w:t>
            </w:r>
          </w:p>
        </w:tc>
        <w:tc>
          <w:tcPr>
            <w:tcW w:w="1738" w:type="dxa"/>
            <w:noWrap/>
            <w:hideMark/>
          </w:tcPr>
          <w:p w14:paraId="3F398CFB" w14:textId="3541700C"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0.7</w:t>
            </w:r>
          </w:p>
        </w:tc>
      </w:tr>
      <w:tr w:rsidR="005678E2" w:rsidRPr="00F26D83" w14:paraId="75013E06" w14:textId="77777777" w:rsidTr="0009530D">
        <w:trPr>
          <w:trHeight w:val="20"/>
        </w:trPr>
        <w:tc>
          <w:tcPr>
            <w:tcW w:w="1000" w:type="dxa"/>
            <w:noWrap/>
            <w:hideMark/>
          </w:tcPr>
          <w:p w14:paraId="0FD9D05F" w14:textId="4B6F3BF5"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dark</w:t>
            </w:r>
          </w:p>
        </w:tc>
        <w:tc>
          <w:tcPr>
            <w:tcW w:w="1066" w:type="dxa"/>
            <w:noWrap/>
            <w:hideMark/>
          </w:tcPr>
          <w:p w14:paraId="321B7E57" w14:textId="37F0F66E"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eel</w:t>
            </w:r>
          </w:p>
        </w:tc>
        <w:tc>
          <w:tcPr>
            <w:tcW w:w="1000" w:type="dxa"/>
            <w:noWrap/>
            <w:hideMark/>
          </w:tcPr>
          <w:p w14:paraId="63CAA16D" w14:textId="2C0F87D6"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before</w:t>
            </w:r>
          </w:p>
        </w:tc>
        <w:tc>
          <w:tcPr>
            <w:tcW w:w="1000" w:type="dxa"/>
            <w:noWrap/>
            <w:hideMark/>
          </w:tcPr>
          <w:p w14:paraId="6F9FB9EC" w14:textId="68E87533"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66</w:t>
            </w:r>
          </w:p>
        </w:tc>
        <w:tc>
          <w:tcPr>
            <w:tcW w:w="1000" w:type="dxa"/>
            <w:noWrap/>
            <w:hideMark/>
          </w:tcPr>
          <w:p w14:paraId="5DAC7F14" w14:textId="4A07C70E"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18</w:t>
            </w:r>
          </w:p>
        </w:tc>
        <w:tc>
          <w:tcPr>
            <w:tcW w:w="1738" w:type="dxa"/>
            <w:noWrap/>
            <w:hideMark/>
          </w:tcPr>
          <w:p w14:paraId="3D941548" w14:textId="7CD5D2AF"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0.27</w:t>
            </w:r>
          </w:p>
        </w:tc>
      </w:tr>
      <w:tr w:rsidR="005678E2" w:rsidRPr="00F26D83" w14:paraId="3189F875" w14:textId="77777777" w:rsidTr="0009530D">
        <w:trPr>
          <w:trHeight w:val="20"/>
        </w:trPr>
        <w:tc>
          <w:tcPr>
            <w:tcW w:w="1000" w:type="dxa"/>
            <w:noWrap/>
            <w:hideMark/>
          </w:tcPr>
          <w:p w14:paraId="4BB56856" w14:textId="561A5A14"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dark</w:t>
            </w:r>
          </w:p>
        </w:tc>
        <w:tc>
          <w:tcPr>
            <w:tcW w:w="1066" w:type="dxa"/>
            <w:noWrap/>
            <w:hideMark/>
          </w:tcPr>
          <w:p w14:paraId="09708456" w14:textId="7EE37FB6"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eel</w:t>
            </w:r>
          </w:p>
        </w:tc>
        <w:tc>
          <w:tcPr>
            <w:tcW w:w="1000" w:type="dxa"/>
            <w:noWrap/>
            <w:hideMark/>
          </w:tcPr>
          <w:p w14:paraId="3C918998" w14:textId="47A0360F"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during</w:t>
            </w:r>
          </w:p>
        </w:tc>
        <w:tc>
          <w:tcPr>
            <w:tcW w:w="1000" w:type="dxa"/>
            <w:noWrap/>
            <w:hideMark/>
          </w:tcPr>
          <w:p w14:paraId="36586875" w14:textId="7B8AE835"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99</w:t>
            </w:r>
          </w:p>
        </w:tc>
        <w:tc>
          <w:tcPr>
            <w:tcW w:w="1000" w:type="dxa"/>
            <w:noWrap/>
            <w:hideMark/>
          </w:tcPr>
          <w:p w14:paraId="78AC1AFB" w14:textId="320358D2"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41</w:t>
            </w:r>
          </w:p>
        </w:tc>
        <w:tc>
          <w:tcPr>
            <w:tcW w:w="1738" w:type="dxa"/>
            <w:noWrap/>
            <w:hideMark/>
          </w:tcPr>
          <w:p w14:paraId="7D93FE26" w14:textId="739EFDC5"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0.41</w:t>
            </w:r>
          </w:p>
        </w:tc>
      </w:tr>
      <w:tr w:rsidR="005678E2" w:rsidRPr="00F26D83" w14:paraId="0E3FD123" w14:textId="77777777" w:rsidTr="0009530D">
        <w:trPr>
          <w:trHeight w:val="20"/>
        </w:trPr>
        <w:tc>
          <w:tcPr>
            <w:tcW w:w="1000" w:type="dxa"/>
            <w:noWrap/>
            <w:hideMark/>
          </w:tcPr>
          <w:p w14:paraId="150D75B3" w14:textId="31B992C4"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dark</w:t>
            </w:r>
          </w:p>
        </w:tc>
        <w:tc>
          <w:tcPr>
            <w:tcW w:w="1066" w:type="dxa"/>
            <w:noWrap/>
            <w:hideMark/>
          </w:tcPr>
          <w:p w14:paraId="40691BA9" w14:textId="33E096A1"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eel</w:t>
            </w:r>
          </w:p>
        </w:tc>
        <w:tc>
          <w:tcPr>
            <w:tcW w:w="1000" w:type="dxa"/>
            <w:noWrap/>
            <w:hideMark/>
          </w:tcPr>
          <w:p w14:paraId="1B56EEC0" w14:textId="69C35428"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after</w:t>
            </w:r>
          </w:p>
        </w:tc>
        <w:tc>
          <w:tcPr>
            <w:tcW w:w="1000" w:type="dxa"/>
            <w:noWrap/>
            <w:hideMark/>
          </w:tcPr>
          <w:p w14:paraId="7111F2BF" w14:textId="2E215819"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66</w:t>
            </w:r>
          </w:p>
        </w:tc>
        <w:tc>
          <w:tcPr>
            <w:tcW w:w="1000" w:type="dxa"/>
            <w:noWrap/>
            <w:hideMark/>
          </w:tcPr>
          <w:p w14:paraId="589A6FAA" w14:textId="657A5911"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24</w:t>
            </w:r>
          </w:p>
        </w:tc>
        <w:tc>
          <w:tcPr>
            <w:tcW w:w="1738" w:type="dxa"/>
            <w:noWrap/>
            <w:hideMark/>
          </w:tcPr>
          <w:p w14:paraId="37BAA45A" w14:textId="24B8CA26"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0.36</w:t>
            </w:r>
          </w:p>
        </w:tc>
      </w:tr>
      <w:tr w:rsidR="005678E2" w:rsidRPr="00F26D83" w14:paraId="0E4CB4B7" w14:textId="77777777" w:rsidTr="0009530D">
        <w:trPr>
          <w:trHeight w:val="20"/>
        </w:trPr>
        <w:tc>
          <w:tcPr>
            <w:tcW w:w="1000" w:type="dxa"/>
            <w:noWrap/>
            <w:hideMark/>
          </w:tcPr>
          <w:p w14:paraId="4146E748" w14:textId="24C33DE8"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dark</w:t>
            </w:r>
          </w:p>
        </w:tc>
        <w:tc>
          <w:tcPr>
            <w:tcW w:w="1066" w:type="dxa"/>
            <w:noWrap/>
            <w:hideMark/>
          </w:tcPr>
          <w:p w14:paraId="58239E81" w14:textId="0EB5FE00"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control</w:t>
            </w:r>
          </w:p>
        </w:tc>
        <w:tc>
          <w:tcPr>
            <w:tcW w:w="1000" w:type="dxa"/>
            <w:noWrap/>
            <w:hideMark/>
          </w:tcPr>
          <w:p w14:paraId="6984A389" w14:textId="3E733B14"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before</w:t>
            </w:r>
          </w:p>
        </w:tc>
        <w:tc>
          <w:tcPr>
            <w:tcW w:w="1000" w:type="dxa"/>
            <w:noWrap/>
            <w:hideMark/>
          </w:tcPr>
          <w:p w14:paraId="2082B575" w14:textId="66E0AA35"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60</w:t>
            </w:r>
          </w:p>
        </w:tc>
        <w:tc>
          <w:tcPr>
            <w:tcW w:w="1000" w:type="dxa"/>
            <w:noWrap/>
            <w:hideMark/>
          </w:tcPr>
          <w:p w14:paraId="5178188D" w14:textId="0481C28C"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22</w:t>
            </w:r>
          </w:p>
        </w:tc>
        <w:tc>
          <w:tcPr>
            <w:tcW w:w="1738" w:type="dxa"/>
            <w:noWrap/>
            <w:hideMark/>
          </w:tcPr>
          <w:p w14:paraId="0752CB44" w14:textId="08905093"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0.37</w:t>
            </w:r>
          </w:p>
        </w:tc>
      </w:tr>
      <w:tr w:rsidR="005678E2" w:rsidRPr="00F26D83" w14:paraId="3DE8D230" w14:textId="77777777" w:rsidTr="0009530D">
        <w:trPr>
          <w:trHeight w:val="20"/>
        </w:trPr>
        <w:tc>
          <w:tcPr>
            <w:tcW w:w="1000" w:type="dxa"/>
            <w:noWrap/>
            <w:hideMark/>
          </w:tcPr>
          <w:p w14:paraId="2FBD8F1F" w14:textId="1498A1F7"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dark</w:t>
            </w:r>
          </w:p>
        </w:tc>
        <w:tc>
          <w:tcPr>
            <w:tcW w:w="1066" w:type="dxa"/>
            <w:noWrap/>
            <w:hideMark/>
          </w:tcPr>
          <w:p w14:paraId="16286C69" w14:textId="56D2390F"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control</w:t>
            </w:r>
          </w:p>
        </w:tc>
        <w:tc>
          <w:tcPr>
            <w:tcW w:w="1000" w:type="dxa"/>
            <w:noWrap/>
            <w:hideMark/>
          </w:tcPr>
          <w:p w14:paraId="27D3AAF3" w14:textId="14EC0D5B"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during</w:t>
            </w:r>
          </w:p>
        </w:tc>
        <w:tc>
          <w:tcPr>
            <w:tcW w:w="1000" w:type="dxa"/>
            <w:noWrap/>
            <w:hideMark/>
          </w:tcPr>
          <w:p w14:paraId="7E51E598" w14:textId="466DBE03"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90</w:t>
            </w:r>
          </w:p>
        </w:tc>
        <w:tc>
          <w:tcPr>
            <w:tcW w:w="1000" w:type="dxa"/>
            <w:noWrap/>
            <w:hideMark/>
          </w:tcPr>
          <w:p w14:paraId="26E1F6B3" w14:textId="7E2D0A11"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38</w:t>
            </w:r>
          </w:p>
        </w:tc>
        <w:tc>
          <w:tcPr>
            <w:tcW w:w="1738" w:type="dxa"/>
            <w:noWrap/>
            <w:hideMark/>
          </w:tcPr>
          <w:p w14:paraId="45C1FBE1" w14:textId="0470A633"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0.42</w:t>
            </w:r>
          </w:p>
        </w:tc>
      </w:tr>
      <w:tr w:rsidR="005678E2" w:rsidRPr="00F26D83" w14:paraId="26D9627A" w14:textId="77777777" w:rsidTr="0009530D">
        <w:trPr>
          <w:trHeight w:val="20"/>
        </w:trPr>
        <w:tc>
          <w:tcPr>
            <w:tcW w:w="1000" w:type="dxa"/>
            <w:noWrap/>
            <w:hideMark/>
          </w:tcPr>
          <w:p w14:paraId="27D4410C" w14:textId="7647F421"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dark</w:t>
            </w:r>
          </w:p>
        </w:tc>
        <w:tc>
          <w:tcPr>
            <w:tcW w:w="1066" w:type="dxa"/>
            <w:noWrap/>
            <w:hideMark/>
          </w:tcPr>
          <w:p w14:paraId="14D03963" w14:textId="226CFB77"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control</w:t>
            </w:r>
          </w:p>
        </w:tc>
        <w:tc>
          <w:tcPr>
            <w:tcW w:w="1000" w:type="dxa"/>
            <w:noWrap/>
            <w:hideMark/>
          </w:tcPr>
          <w:p w14:paraId="13363E25" w14:textId="43689D39"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after</w:t>
            </w:r>
          </w:p>
        </w:tc>
        <w:tc>
          <w:tcPr>
            <w:tcW w:w="1000" w:type="dxa"/>
            <w:noWrap/>
            <w:hideMark/>
          </w:tcPr>
          <w:p w14:paraId="22FAC73E" w14:textId="69869425"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60</w:t>
            </w:r>
          </w:p>
        </w:tc>
        <w:tc>
          <w:tcPr>
            <w:tcW w:w="1000" w:type="dxa"/>
            <w:noWrap/>
            <w:hideMark/>
          </w:tcPr>
          <w:p w14:paraId="09BA590A" w14:textId="4E6D586C"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28</w:t>
            </w:r>
          </w:p>
        </w:tc>
        <w:tc>
          <w:tcPr>
            <w:tcW w:w="1738" w:type="dxa"/>
            <w:noWrap/>
            <w:hideMark/>
          </w:tcPr>
          <w:p w14:paraId="4CF67AFF" w14:textId="39CF870F"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0.47</w:t>
            </w:r>
          </w:p>
        </w:tc>
      </w:tr>
      <w:tr w:rsidR="005678E2" w:rsidRPr="00F26D83" w14:paraId="3EFC2352" w14:textId="77777777" w:rsidTr="0009530D">
        <w:trPr>
          <w:trHeight w:val="20"/>
        </w:trPr>
        <w:tc>
          <w:tcPr>
            <w:tcW w:w="1000" w:type="dxa"/>
            <w:noWrap/>
          </w:tcPr>
          <w:p w14:paraId="406065BC" w14:textId="697D135A"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combined</w:t>
            </w:r>
          </w:p>
        </w:tc>
        <w:tc>
          <w:tcPr>
            <w:tcW w:w="1066" w:type="dxa"/>
            <w:noWrap/>
          </w:tcPr>
          <w:p w14:paraId="4D2BACCC" w14:textId="7E5C59C7"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catfish</w:t>
            </w:r>
          </w:p>
        </w:tc>
        <w:tc>
          <w:tcPr>
            <w:tcW w:w="1000" w:type="dxa"/>
            <w:noWrap/>
          </w:tcPr>
          <w:p w14:paraId="1F90DD3C" w14:textId="37ED31B0"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before</w:t>
            </w:r>
          </w:p>
        </w:tc>
        <w:tc>
          <w:tcPr>
            <w:tcW w:w="1000" w:type="dxa"/>
            <w:noWrap/>
          </w:tcPr>
          <w:p w14:paraId="13841972" w14:textId="2197F34C"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132</w:t>
            </w:r>
          </w:p>
        </w:tc>
        <w:tc>
          <w:tcPr>
            <w:tcW w:w="1000" w:type="dxa"/>
            <w:noWrap/>
          </w:tcPr>
          <w:p w14:paraId="4DD0EB4D" w14:textId="5D5D7397"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60</w:t>
            </w:r>
          </w:p>
        </w:tc>
        <w:tc>
          <w:tcPr>
            <w:tcW w:w="1738" w:type="dxa"/>
            <w:noWrap/>
          </w:tcPr>
          <w:p w14:paraId="62DFCE59" w14:textId="65283E8C"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0.45</w:t>
            </w:r>
          </w:p>
        </w:tc>
      </w:tr>
      <w:tr w:rsidR="005678E2" w:rsidRPr="00F26D83" w14:paraId="7DFE5D07" w14:textId="77777777" w:rsidTr="0009530D">
        <w:trPr>
          <w:trHeight w:val="20"/>
        </w:trPr>
        <w:tc>
          <w:tcPr>
            <w:tcW w:w="1000" w:type="dxa"/>
            <w:noWrap/>
          </w:tcPr>
          <w:p w14:paraId="2C8A5DD2" w14:textId="53F460C4"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combined</w:t>
            </w:r>
          </w:p>
        </w:tc>
        <w:tc>
          <w:tcPr>
            <w:tcW w:w="1066" w:type="dxa"/>
            <w:noWrap/>
          </w:tcPr>
          <w:p w14:paraId="533E1D26" w14:textId="61312C39"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catfish</w:t>
            </w:r>
          </w:p>
        </w:tc>
        <w:tc>
          <w:tcPr>
            <w:tcW w:w="1000" w:type="dxa"/>
            <w:noWrap/>
          </w:tcPr>
          <w:p w14:paraId="10F12F2C" w14:textId="367A6B90"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during</w:t>
            </w:r>
          </w:p>
        </w:tc>
        <w:tc>
          <w:tcPr>
            <w:tcW w:w="1000" w:type="dxa"/>
            <w:noWrap/>
          </w:tcPr>
          <w:p w14:paraId="0FAB61D6" w14:textId="117D3986"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198</w:t>
            </w:r>
          </w:p>
        </w:tc>
        <w:tc>
          <w:tcPr>
            <w:tcW w:w="1000" w:type="dxa"/>
            <w:noWrap/>
          </w:tcPr>
          <w:p w14:paraId="3CD500B8" w14:textId="0C1484BA"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118</w:t>
            </w:r>
          </w:p>
        </w:tc>
        <w:tc>
          <w:tcPr>
            <w:tcW w:w="1738" w:type="dxa"/>
            <w:noWrap/>
          </w:tcPr>
          <w:p w14:paraId="5289729A" w14:textId="0A348C25"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0.6</w:t>
            </w:r>
          </w:p>
        </w:tc>
      </w:tr>
      <w:tr w:rsidR="005678E2" w:rsidRPr="00F26D83" w14:paraId="40B27E2C" w14:textId="77777777" w:rsidTr="0009530D">
        <w:trPr>
          <w:trHeight w:val="20"/>
        </w:trPr>
        <w:tc>
          <w:tcPr>
            <w:tcW w:w="1000" w:type="dxa"/>
            <w:noWrap/>
          </w:tcPr>
          <w:p w14:paraId="75D3C53B" w14:textId="1CF1203D"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combined</w:t>
            </w:r>
          </w:p>
        </w:tc>
        <w:tc>
          <w:tcPr>
            <w:tcW w:w="1066" w:type="dxa"/>
            <w:noWrap/>
          </w:tcPr>
          <w:p w14:paraId="58424FD5" w14:textId="696E91DC"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catfish</w:t>
            </w:r>
          </w:p>
        </w:tc>
        <w:tc>
          <w:tcPr>
            <w:tcW w:w="1000" w:type="dxa"/>
            <w:noWrap/>
          </w:tcPr>
          <w:p w14:paraId="02FD91B3" w14:textId="51DE8C9F"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after</w:t>
            </w:r>
          </w:p>
        </w:tc>
        <w:tc>
          <w:tcPr>
            <w:tcW w:w="1000" w:type="dxa"/>
            <w:noWrap/>
          </w:tcPr>
          <w:p w14:paraId="54CB220B" w14:textId="61C59896"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132</w:t>
            </w:r>
          </w:p>
        </w:tc>
        <w:tc>
          <w:tcPr>
            <w:tcW w:w="1000" w:type="dxa"/>
            <w:noWrap/>
          </w:tcPr>
          <w:p w14:paraId="0FE5EBAC" w14:textId="747B90C0"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94</w:t>
            </w:r>
          </w:p>
        </w:tc>
        <w:tc>
          <w:tcPr>
            <w:tcW w:w="1738" w:type="dxa"/>
            <w:noWrap/>
          </w:tcPr>
          <w:p w14:paraId="028EF0A4" w14:textId="436D02EC"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0.71</w:t>
            </w:r>
          </w:p>
        </w:tc>
      </w:tr>
      <w:tr w:rsidR="005678E2" w:rsidRPr="00F26D83" w14:paraId="48AE4D21" w14:textId="77777777" w:rsidTr="0009530D">
        <w:trPr>
          <w:trHeight w:val="20"/>
        </w:trPr>
        <w:tc>
          <w:tcPr>
            <w:tcW w:w="1000" w:type="dxa"/>
            <w:noWrap/>
          </w:tcPr>
          <w:p w14:paraId="43365577" w14:textId="4815E43C"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combined</w:t>
            </w:r>
          </w:p>
        </w:tc>
        <w:tc>
          <w:tcPr>
            <w:tcW w:w="1066" w:type="dxa"/>
            <w:noWrap/>
          </w:tcPr>
          <w:p w14:paraId="167997B7" w14:textId="0AE1BD19"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control</w:t>
            </w:r>
          </w:p>
        </w:tc>
        <w:tc>
          <w:tcPr>
            <w:tcW w:w="1000" w:type="dxa"/>
            <w:noWrap/>
          </w:tcPr>
          <w:p w14:paraId="51BE0705" w14:textId="11201FC2"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before</w:t>
            </w:r>
          </w:p>
        </w:tc>
        <w:tc>
          <w:tcPr>
            <w:tcW w:w="1000" w:type="dxa"/>
            <w:noWrap/>
          </w:tcPr>
          <w:p w14:paraId="022025DC" w14:textId="186F0762"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120</w:t>
            </w:r>
          </w:p>
        </w:tc>
        <w:tc>
          <w:tcPr>
            <w:tcW w:w="1000" w:type="dxa"/>
            <w:noWrap/>
          </w:tcPr>
          <w:p w14:paraId="265910A3" w14:textId="767AED06"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46</w:t>
            </w:r>
          </w:p>
        </w:tc>
        <w:tc>
          <w:tcPr>
            <w:tcW w:w="1738" w:type="dxa"/>
            <w:noWrap/>
          </w:tcPr>
          <w:p w14:paraId="41DFFB09" w14:textId="64E408BF"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0.38</w:t>
            </w:r>
          </w:p>
        </w:tc>
      </w:tr>
      <w:tr w:rsidR="005678E2" w:rsidRPr="00F26D83" w14:paraId="576E174E" w14:textId="77777777" w:rsidTr="0009530D">
        <w:trPr>
          <w:trHeight w:val="20"/>
        </w:trPr>
        <w:tc>
          <w:tcPr>
            <w:tcW w:w="1000" w:type="dxa"/>
            <w:noWrap/>
          </w:tcPr>
          <w:p w14:paraId="7086F702" w14:textId="1B30741C"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combined</w:t>
            </w:r>
          </w:p>
        </w:tc>
        <w:tc>
          <w:tcPr>
            <w:tcW w:w="1066" w:type="dxa"/>
            <w:noWrap/>
          </w:tcPr>
          <w:p w14:paraId="04BF0BC1" w14:textId="2CE31F27"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control</w:t>
            </w:r>
          </w:p>
        </w:tc>
        <w:tc>
          <w:tcPr>
            <w:tcW w:w="1000" w:type="dxa"/>
            <w:noWrap/>
          </w:tcPr>
          <w:p w14:paraId="3032A0B0" w14:textId="202EF1DD"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during</w:t>
            </w:r>
          </w:p>
        </w:tc>
        <w:tc>
          <w:tcPr>
            <w:tcW w:w="1000" w:type="dxa"/>
            <w:noWrap/>
          </w:tcPr>
          <w:p w14:paraId="214B54E9" w14:textId="440164D5"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180</w:t>
            </w:r>
          </w:p>
        </w:tc>
        <w:tc>
          <w:tcPr>
            <w:tcW w:w="1000" w:type="dxa"/>
            <w:noWrap/>
          </w:tcPr>
          <w:p w14:paraId="6205215F" w14:textId="0486060A"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86</w:t>
            </w:r>
          </w:p>
        </w:tc>
        <w:tc>
          <w:tcPr>
            <w:tcW w:w="1738" w:type="dxa"/>
            <w:noWrap/>
          </w:tcPr>
          <w:p w14:paraId="79DE1239" w14:textId="24A26C20"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0.48</w:t>
            </w:r>
          </w:p>
        </w:tc>
      </w:tr>
      <w:tr w:rsidR="005678E2" w:rsidRPr="00F26D83" w14:paraId="31A31EF2" w14:textId="77777777" w:rsidTr="0009530D">
        <w:trPr>
          <w:trHeight w:val="20"/>
        </w:trPr>
        <w:tc>
          <w:tcPr>
            <w:tcW w:w="1000" w:type="dxa"/>
            <w:noWrap/>
          </w:tcPr>
          <w:p w14:paraId="3D08BE89" w14:textId="061ACDD6"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combined</w:t>
            </w:r>
          </w:p>
        </w:tc>
        <w:tc>
          <w:tcPr>
            <w:tcW w:w="1066" w:type="dxa"/>
            <w:noWrap/>
          </w:tcPr>
          <w:p w14:paraId="138264B0" w14:textId="4D5745C9"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control</w:t>
            </w:r>
          </w:p>
        </w:tc>
        <w:tc>
          <w:tcPr>
            <w:tcW w:w="1000" w:type="dxa"/>
            <w:noWrap/>
          </w:tcPr>
          <w:p w14:paraId="0C5D8264" w14:textId="281D0EF5"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after</w:t>
            </w:r>
          </w:p>
        </w:tc>
        <w:tc>
          <w:tcPr>
            <w:tcW w:w="1000" w:type="dxa"/>
            <w:noWrap/>
          </w:tcPr>
          <w:p w14:paraId="7A5FF09E" w14:textId="7DD385CC"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120</w:t>
            </w:r>
          </w:p>
        </w:tc>
        <w:tc>
          <w:tcPr>
            <w:tcW w:w="1000" w:type="dxa"/>
            <w:noWrap/>
          </w:tcPr>
          <w:p w14:paraId="4D9EE9BD" w14:textId="36C0D72D"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77</w:t>
            </w:r>
          </w:p>
        </w:tc>
        <w:tc>
          <w:tcPr>
            <w:tcW w:w="1738" w:type="dxa"/>
            <w:noWrap/>
          </w:tcPr>
          <w:p w14:paraId="6479D9BD" w14:textId="1F0B9AC3"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0.64</w:t>
            </w:r>
          </w:p>
        </w:tc>
      </w:tr>
      <w:tr w:rsidR="005678E2" w:rsidRPr="00F26D83" w14:paraId="7EA286E4" w14:textId="77777777" w:rsidTr="0009530D">
        <w:trPr>
          <w:trHeight w:val="20"/>
        </w:trPr>
        <w:tc>
          <w:tcPr>
            <w:tcW w:w="1000" w:type="dxa"/>
            <w:noWrap/>
          </w:tcPr>
          <w:p w14:paraId="3E36DB05" w14:textId="1B3CF446"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combined</w:t>
            </w:r>
          </w:p>
        </w:tc>
        <w:tc>
          <w:tcPr>
            <w:tcW w:w="1066" w:type="dxa"/>
            <w:noWrap/>
          </w:tcPr>
          <w:p w14:paraId="597D2DF9" w14:textId="0C73D535"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eel</w:t>
            </w:r>
          </w:p>
        </w:tc>
        <w:tc>
          <w:tcPr>
            <w:tcW w:w="1000" w:type="dxa"/>
            <w:noWrap/>
          </w:tcPr>
          <w:p w14:paraId="32599D86" w14:textId="52C7196F"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before</w:t>
            </w:r>
          </w:p>
        </w:tc>
        <w:tc>
          <w:tcPr>
            <w:tcW w:w="1000" w:type="dxa"/>
            <w:noWrap/>
          </w:tcPr>
          <w:p w14:paraId="32FCDF05" w14:textId="3B27A698"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132</w:t>
            </w:r>
          </w:p>
        </w:tc>
        <w:tc>
          <w:tcPr>
            <w:tcW w:w="1000" w:type="dxa"/>
            <w:noWrap/>
          </w:tcPr>
          <w:p w14:paraId="2A048548" w14:textId="7B2EE4F0"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41</w:t>
            </w:r>
          </w:p>
        </w:tc>
        <w:tc>
          <w:tcPr>
            <w:tcW w:w="1738" w:type="dxa"/>
            <w:noWrap/>
          </w:tcPr>
          <w:p w14:paraId="0A79D30E" w14:textId="5111D594"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0.31</w:t>
            </w:r>
          </w:p>
        </w:tc>
      </w:tr>
      <w:tr w:rsidR="005678E2" w:rsidRPr="00F26D83" w14:paraId="377138C0" w14:textId="77777777" w:rsidTr="0009530D">
        <w:trPr>
          <w:trHeight w:val="20"/>
        </w:trPr>
        <w:tc>
          <w:tcPr>
            <w:tcW w:w="1000" w:type="dxa"/>
            <w:noWrap/>
          </w:tcPr>
          <w:p w14:paraId="47E514CA" w14:textId="343B7B7D"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combined</w:t>
            </w:r>
          </w:p>
        </w:tc>
        <w:tc>
          <w:tcPr>
            <w:tcW w:w="1066" w:type="dxa"/>
            <w:noWrap/>
          </w:tcPr>
          <w:p w14:paraId="3A5B59A2" w14:textId="68FD3363"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eel</w:t>
            </w:r>
          </w:p>
        </w:tc>
        <w:tc>
          <w:tcPr>
            <w:tcW w:w="1000" w:type="dxa"/>
            <w:noWrap/>
          </w:tcPr>
          <w:p w14:paraId="5D8A63EE" w14:textId="54A95A05"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during</w:t>
            </w:r>
          </w:p>
        </w:tc>
        <w:tc>
          <w:tcPr>
            <w:tcW w:w="1000" w:type="dxa"/>
            <w:noWrap/>
          </w:tcPr>
          <w:p w14:paraId="212897A0" w14:textId="7FEF51B9"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198</w:t>
            </w:r>
          </w:p>
        </w:tc>
        <w:tc>
          <w:tcPr>
            <w:tcW w:w="1000" w:type="dxa"/>
            <w:noWrap/>
          </w:tcPr>
          <w:p w14:paraId="2D4D99C3" w14:textId="1B1F133B"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90</w:t>
            </w:r>
          </w:p>
        </w:tc>
        <w:tc>
          <w:tcPr>
            <w:tcW w:w="1738" w:type="dxa"/>
            <w:noWrap/>
          </w:tcPr>
          <w:p w14:paraId="15109001" w14:textId="12317D00"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0.45</w:t>
            </w:r>
          </w:p>
        </w:tc>
      </w:tr>
      <w:tr w:rsidR="005678E2" w:rsidRPr="00F26D83" w14:paraId="0A5A8065" w14:textId="77777777" w:rsidTr="0009530D">
        <w:trPr>
          <w:trHeight w:val="20"/>
        </w:trPr>
        <w:tc>
          <w:tcPr>
            <w:tcW w:w="1000" w:type="dxa"/>
            <w:noWrap/>
          </w:tcPr>
          <w:p w14:paraId="3CF98603" w14:textId="0F95362E"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combined</w:t>
            </w:r>
          </w:p>
        </w:tc>
        <w:tc>
          <w:tcPr>
            <w:tcW w:w="1066" w:type="dxa"/>
            <w:noWrap/>
          </w:tcPr>
          <w:p w14:paraId="4B97086A" w14:textId="6A4C39A2"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eel</w:t>
            </w:r>
          </w:p>
        </w:tc>
        <w:tc>
          <w:tcPr>
            <w:tcW w:w="1000" w:type="dxa"/>
            <w:noWrap/>
          </w:tcPr>
          <w:p w14:paraId="7C2AB6DA" w14:textId="094BDB2A"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after</w:t>
            </w:r>
          </w:p>
        </w:tc>
        <w:tc>
          <w:tcPr>
            <w:tcW w:w="1000" w:type="dxa"/>
            <w:noWrap/>
          </w:tcPr>
          <w:p w14:paraId="0DB5BC10" w14:textId="3E238F88"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132</w:t>
            </w:r>
          </w:p>
        </w:tc>
        <w:tc>
          <w:tcPr>
            <w:tcW w:w="1000" w:type="dxa"/>
            <w:noWrap/>
          </w:tcPr>
          <w:p w14:paraId="0FFC76D3" w14:textId="754633DD"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59</w:t>
            </w:r>
          </w:p>
        </w:tc>
        <w:tc>
          <w:tcPr>
            <w:tcW w:w="1738" w:type="dxa"/>
            <w:noWrap/>
          </w:tcPr>
          <w:p w14:paraId="63673B4A" w14:textId="21408EDC"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0.45</w:t>
            </w:r>
          </w:p>
        </w:tc>
      </w:tr>
      <w:tr w:rsidR="005678E2" w:rsidRPr="00F26D83" w14:paraId="491103BF" w14:textId="77777777" w:rsidTr="0009530D">
        <w:trPr>
          <w:trHeight w:val="20"/>
        </w:trPr>
        <w:tc>
          <w:tcPr>
            <w:tcW w:w="1000" w:type="dxa"/>
            <w:noWrap/>
          </w:tcPr>
          <w:p w14:paraId="52058434" w14:textId="44B56537"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light</w:t>
            </w:r>
          </w:p>
        </w:tc>
        <w:tc>
          <w:tcPr>
            <w:tcW w:w="1066" w:type="dxa"/>
            <w:noWrap/>
          </w:tcPr>
          <w:p w14:paraId="38AD9270" w14:textId="7DF8B9E8"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combined</w:t>
            </w:r>
          </w:p>
        </w:tc>
        <w:tc>
          <w:tcPr>
            <w:tcW w:w="1000" w:type="dxa"/>
            <w:noWrap/>
          </w:tcPr>
          <w:p w14:paraId="75D79A77" w14:textId="4A00EBB2"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before</w:t>
            </w:r>
          </w:p>
        </w:tc>
        <w:tc>
          <w:tcPr>
            <w:tcW w:w="1000" w:type="dxa"/>
            <w:noWrap/>
          </w:tcPr>
          <w:p w14:paraId="6B4DC7E1" w14:textId="205EF398"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192</w:t>
            </w:r>
          </w:p>
        </w:tc>
        <w:tc>
          <w:tcPr>
            <w:tcW w:w="1000" w:type="dxa"/>
            <w:noWrap/>
          </w:tcPr>
          <w:p w14:paraId="21F9FE4C" w14:textId="75B3BF38"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81</w:t>
            </w:r>
          </w:p>
        </w:tc>
        <w:tc>
          <w:tcPr>
            <w:tcW w:w="1738" w:type="dxa"/>
            <w:noWrap/>
          </w:tcPr>
          <w:p w14:paraId="0E9D7152" w14:textId="0BBBBF9B"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0.42</w:t>
            </w:r>
          </w:p>
        </w:tc>
      </w:tr>
      <w:tr w:rsidR="005678E2" w:rsidRPr="00F26D83" w14:paraId="6CD956D8" w14:textId="77777777" w:rsidTr="0009530D">
        <w:trPr>
          <w:trHeight w:val="20"/>
        </w:trPr>
        <w:tc>
          <w:tcPr>
            <w:tcW w:w="1000" w:type="dxa"/>
            <w:noWrap/>
          </w:tcPr>
          <w:p w14:paraId="7D7D8B4D" w14:textId="3CB26551"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light</w:t>
            </w:r>
          </w:p>
        </w:tc>
        <w:tc>
          <w:tcPr>
            <w:tcW w:w="1066" w:type="dxa"/>
            <w:noWrap/>
          </w:tcPr>
          <w:p w14:paraId="5455F684" w14:textId="22E59D42"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combined</w:t>
            </w:r>
          </w:p>
        </w:tc>
        <w:tc>
          <w:tcPr>
            <w:tcW w:w="1000" w:type="dxa"/>
            <w:noWrap/>
          </w:tcPr>
          <w:p w14:paraId="00DF1560" w14:textId="5DCEB5BB"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during</w:t>
            </w:r>
          </w:p>
        </w:tc>
        <w:tc>
          <w:tcPr>
            <w:tcW w:w="1000" w:type="dxa"/>
            <w:noWrap/>
          </w:tcPr>
          <w:p w14:paraId="0943BB2D" w14:textId="5E1EAF15"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288</w:t>
            </w:r>
          </w:p>
        </w:tc>
        <w:tc>
          <w:tcPr>
            <w:tcW w:w="1000" w:type="dxa"/>
            <w:noWrap/>
          </w:tcPr>
          <w:p w14:paraId="067062C7" w14:textId="5A2FA4E6"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168</w:t>
            </w:r>
          </w:p>
        </w:tc>
        <w:tc>
          <w:tcPr>
            <w:tcW w:w="1738" w:type="dxa"/>
            <w:noWrap/>
          </w:tcPr>
          <w:p w14:paraId="208A1877" w14:textId="70D5F773"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0.58</w:t>
            </w:r>
          </w:p>
        </w:tc>
      </w:tr>
      <w:tr w:rsidR="005678E2" w:rsidRPr="00F26D83" w14:paraId="32DC5CE1" w14:textId="77777777" w:rsidTr="0009530D">
        <w:trPr>
          <w:trHeight w:val="20"/>
        </w:trPr>
        <w:tc>
          <w:tcPr>
            <w:tcW w:w="1000" w:type="dxa"/>
            <w:noWrap/>
          </w:tcPr>
          <w:p w14:paraId="2EFCC860" w14:textId="5B82E632"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light</w:t>
            </w:r>
          </w:p>
        </w:tc>
        <w:tc>
          <w:tcPr>
            <w:tcW w:w="1066" w:type="dxa"/>
            <w:noWrap/>
          </w:tcPr>
          <w:p w14:paraId="329FD2BB" w14:textId="47C5E9E6"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combined</w:t>
            </w:r>
          </w:p>
        </w:tc>
        <w:tc>
          <w:tcPr>
            <w:tcW w:w="1000" w:type="dxa"/>
            <w:noWrap/>
          </w:tcPr>
          <w:p w14:paraId="38643131" w14:textId="0EAAFF50"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after</w:t>
            </w:r>
          </w:p>
        </w:tc>
        <w:tc>
          <w:tcPr>
            <w:tcW w:w="1000" w:type="dxa"/>
            <w:noWrap/>
          </w:tcPr>
          <w:p w14:paraId="76BFF5CC" w14:textId="511162F9"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192</w:t>
            </w:r>
          </w:p>
        </w:tc>
        <w:tc>
          <w:tcPr>
            <w:tcW w:w="1000" w:type="dxa"/>
            <w:noWrap/>
          </w:tcPr>
          <w:p w14:paraId="3D457A83" w14:textId="230ECC2A"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132</w:t>
            </w:r>
          </w:p>
        </w:tc>
        <w:tc>
          <w:tcPr>
            <w:tcW w:w="1738" w:type="dxa"/>
            <w:noWrap/>
          </w:tcPr>
          <w:p w14:paraId="2D79C08B" w14:textId="09BB3BB5"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0.69</w:t>
            </w:r>
          </w:p>
        </w:tc>
      </w:tr>
      <w:tr w:rsidR="005678E2" w:rsidRPr="00F26D83" w14:paraId="4797005F" w14:textId="77777777" w:rsidTr="0009530D">
        <w:trPr>
          <w:trHeight w:val="20"/>
        </w:trPr>
        <w:tc>
          <w:tcPr>
            <w:tcW w:w="1000" w:type="dxa"/>
            <w:noWrap/>
          </w:tcPr>
          <w:p w14:paraId="2C9E4958" w14:textId="6EEE3710"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dark</w:t>
            </w:r>
          </w:p>
        </w:tc>
        <w:tc>
          <w:tcPr>
            <w:tcW w:w="1066" w:type="dxa"/>
            <w:noWrap/>
          </w:tcPr>
          <w:p w14:paraId="4F708704" w14:textId="43C35660"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combined</w:t>
            </w:r>
          </w:p>
        </w:tc>
        <w:tc>
          <w:tcPr>
            <w:tcW w:w="1000" w:type="dxa"/>
            <w:noWrap/>
          </w:tcPr>
          <w:p w14:paraId="2AF87A53" w14:textId="37D57A91"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before</w:t>
            </w:r>
          </w:p>
        </w:tc>
        <w:tc>
          <w:tcPr>
            <w:tcW w:w="1000" w:type="dxa"/>
            <w:noWrap/>
          </w:tcPr>
          <w:p w14:paraId="19797BC6" w14:textId="13CBD06A"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192</w:t>
            </w:r>
          </w:p>
        </w:tc>
        <w:tc>
          <w:tcPr>
            <w:tcW w:w="1000" w:type="dxa"/>
            <w:noWrap/>
          </w:tcPr>
          <w:p w14:paraId="648E288E" w14:textId="0D072DC8"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66</w:t>
            </w:r>
          </w:p>
        </w:tc>
        <w:tc>
          <w:tcPr>
            <w:tcW w:w="1738" w:type="dxa"/>
            <w:noWrap/>
          </w:tcPr>
          <w:p w14:paraId="3CB6B052" w14:textId="6773F8C4"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0.34</w:t>
            </w:r>
          </w:p>
        </w:tc>
      </w:tr>
      <w:tr w:rsidR="005678E2" w:rsidRPr="00F26D83" w14:paraId="1E3A5D2D" w14:textId="77777777" w:rsidTr="0009530D">
        <w:trPr>
          <w:trHeight w:val="20"/>
        </w:trPr>
        <w:tc>
          <w:tcPr>
            <w:tcW w:w="1000" w:type="dxa"/>
            <w:noWrap/>
          </w:tcPr>
          <w:p w14:paraId="278F40B5" w14:textId="671B705C"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dark</w:t>
            </w:r>
          </w:p>
        </w:tc>
        <w:tc>
          <w:tcPr>
            <w:tcW w:w="1066" w:type="dxa"/>
            <w:noWrap/>
          </w:tcPr>
          <w:p w14:paraId="3DB21F85" w14:textId="22B26E9D"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combined</w:t>
            </w:r>
          </w:p>
        </w:tc>
        <w:tc>
          <w:tcPr>
            <w:tcW w:w="1000" w:type="dxa"/>
            <w:noWrap/>
          </w:tcPr>
          <w:p w14:paraId="756FFAE5" w14:textId="324A33CF"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during</w:t>
            </w:r>
          </w:p>
        </w:tc>
        <w:tc>
          <w:tcPr>
            <w:tcW w:w="1000" w:type="dxa"/>
            <w:noWrap/>
          </w:tcPr>
          <w:p w14:paraId="63F90B44" w14:textId="63B25D92"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288</w:t>
            </w:r>
          </w:p>
        </w:tc>
        <w:tc>
          <w:tcPr>
            <w:tcW w:w="1000" w:type="dxa"/>
            <w:noWrap/>
          </w:tcPr>
          <w:p w14:paraId="64321514" w14:textId="4CBC8DEB"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126</w:t>
            </w:r>
          </w:p>
        </w:tc>
        <w:tc>
          <w:tcPr>
            <w:tcW w:w="1738" w:type="dxa"/>
            <w:noWrap/>
          </w:tcPr>
          <w:p w14:paraId="705F9740" w14:textId="789D4F14"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0.44</w:t>
            </w:r>
          </w:p>
        </w:tc>
      </w:tr>
      <w:tr w:rsidR="005678E2" w:rsidRPr="00F26D83" w14:paraId="6331E19C" w14:textId="77777777" w:rsidTr="0009530D">
        <w:trPr>
          <w:trHeight w:val="20"/>
        </w:trPr>
        <w:tc>
          <w:tcPr>
            <w:tcW w:w="1000" w:type="dxa"/>
            <w:noWrap/>
          </w:tcPr>
          <w:p w14:paraId="2B951B57" w14:textId="45EFA2E2"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dark</w:t>
            </w:r>
          </w:p>
        </w:tc>
        <w:tc>
          <w:tcPr>
            <w:tcW w:w="1066" w:type="dxa"/>
            <w:noWrap/>
          </w:tcPr>
          <w:p w14:paraId="124690A8" w14:textId="1548923E"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combined</w:t>
            </w:r>
          </w:p>
        </w:tc>
        <w:tc>
          <w:tcPr>
            <w:tcW w:w="1000" w:type="dxa"/>
            <w:noWrap/>
          </w:tcPr>
          <w:p w14:paraId="38282B6A" w14:textId="1C1F1BB5"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after</w:t>
            </w:r>
          </w:p>
        </w:tc>
        <w:tc>
          <w:tcPr>
            <w:tcW w:w="1000" w:type="dxa"/>
            <w:noWrap/>
          </w:tcPr>
          <w:p w14:paraId="781645B1" w14:textId="7076B7A8"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192</w:t>
            </w:r>
          </w:p>
        </w:tc>
        <w:tc>
          <w:tcPr>
            <w:tcW w:w="1000" w:type="dxa"/>
            <w:noWrap/>
          </w:tcPr>
          <w:p w14:paraId="097C7C62" w14:textId="15709E1F"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98</w:t>
            </w:r>
          </w:p>
        </w:tc>
        <w:tc>
          <w:tcPr>
            <w:tcW w:w="1738" w:type="dxa"/>
            <w:noWrap/>
          </w:tcPr>
          <w:p w14:paraId="07BC706E" w14:textId="1C6EC8EE"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0.51</w:t>
            </w:r>
          </w:p>
        </w:tc>
      </w:tr>
      <w:tr w:rsidR="005678E2" w:rsidRPr="00F26D83" w14:paraId="1DD4CFE1" w14:textId="77777777" w:rsidTr="0009530D">
        <w:trPr>
          <w:trHeight w:val="20"/>
        </w:trPr>
        <w:tc>
          <w:tcPr>
            <w:tcW w:w="1000" w:type="dxa"/>
            <w:noWrap/>
          </w:tcPr>
          <w:p w14:paraId="0995151C" w14:textId="611F18BE"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combined</w:t>
            </w:r>
          </w:p>
        </w:tc>
        <w:tc>
          <w:tcPr>
            <w:tcW w:w="1066" w:type="dxa"/>
            <w:noWrap/>
          </w:tcPr>
          <w:p w14:paraId="375791AA" w14:textId="01051967"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combined</w:t>
            </w:r>
          </w:p>
        </w:tc>
        <w:tc>
          <w:tcPr>
            <w:tcW w:w="1000" w:type="dxa"/>
            <w:noWrap/>
          </w:tcPr>
          <w:p w14:paraId="357BECF7" w14:textId="3BAC38DE"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before</w:t>
            </w:r>
          </w:p>
        </w:tc>
        <w:tc>
          <w:tcPr>
            <w:tcW w:w="1000" w:type="dxa"/>
            <w:noWrap/>
          </w:tcPr>
          <w:p w14:paraId="6E3EA122" w14:textId="590E7C2F"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384</w:t>
            </w:r>
          </w:p>
        </w:tc>
        <w:tc>
          <w:tcPr>
            <w:tcW w:w="1000" w:type="dxa"/>
            <w:noWrap/>
          </w:tcPr>
          <w:p w14:paraId="73B89AA5" w14:textId="1BBEECB8"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147</w:t>
            </w:r>
          </w:p>
        </w:tc>
        <w:tc>
          <w:tcPr>
            <w:tcW w:w="1738" w:type="dxa"/>
            <w:noWrap/>
          </w:tcPr>
          <w:p w14:paraId="0C11B18B" w14:textId="068C19ED"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0.38</w:t>
            </w:r>
          </w:p>
        </w:tc>
      </w:tr>
      <w:tr w:rsidR="005678E2" w:rsidRPr="00F26D83" w14:paraId="4421F65A" w14:textId="77777777" w:rsidTr="0009530D">
        <w:trPr>
          <w:trHeight w:val="20"/>
        </w:trPr>
        <w:tc>
          <w:tcPr>
            <w:tcW w:w="1000" w:type="dxa"/>
            <w:noWrap/>
          </w:tcPr>
          <w:p w14:paraId="2D3B2DBF" w14:textId="47CB4CB9"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lastRenderedPageBreak/>
              <w:t>combined</w:t>
            </w:r>
          </w:p>
        </w:tc>
        <w:tc>
          <w:tcPr>
            <w:tcW w:w="1066" w:type="dxa"/>
            <w:noWrap/>
          </w:tcPr>
          <w:p w14:paraId="5256B813" w14:textId="5D4B34D0"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combined</w:t>
            </w:r>
          </w:p>
        </w:tc>
        <w:tc>
          <w:tcPr>
            <w:tcW w:w="1000" w:type="dxa"/>
            <w:noWrap/>
          </w:tcPr>
          <w:p w14:paraId="63E099E0" w14:textId="29360713"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during</w:t>
            </w:r>
          </w:p>
        </w:tc>
        <w:tc>
          <w:tcPr>
            <w:tcW w:w="1000" w:type="dxa"/>
            <w:noWrap/>
          </w:tcPr>
          <w:p w14:paraId="3A7C1292" w14:textId="18BA32E1"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576</w:t>
            </w:r>
          </w:p>
        </w:tc>
        <w:tc>
          <w:tcPr>
            <w:tcW w:w="1000" w:type="dxa"/>
            <w:noWrap/>
          </w:tcPr>
          <w:p w14:paraId="44E14FF8" w14:textId="3A3EA673"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294</w:t>
            </w:r>
          </w:p>
        </w:tc>
        <w:tc>
          <w:tcPr>
            <w:tcW w:w="1738" w:type="dxa"/>
            <w:noWrap/>
          </w:tcPr>
          <w:p w14:paraId="12C5AA46" w14:textId="108452E9"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0.51</w:t>
            </w:r>
          </w:p>
        </w:tc>
      </w:tr>
      <w:tr w:rsidR="005678E2" w:rsidRPr="00F26D83" w14:paraId="35CE4FCB" w14:textId="77777777" w:rsidTr="0009530D">
        <w:trPr>
          <w:trHeight w:val="20"/>
        </w:trPr>
        <w:tc>
          <w:tcPr>
            <w:tcW w:w="1000" w:type="dxa"/>
            <w:noWrap/>
          </w:tcPr>
          <w:p w14:paraId="419E4AC0" w14:textId="3F6D72E9"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combined</w:t>
            </w:r>
          </w:p>
        </w:tc>
        <w:tc>
          <w:tcPr>
            <w:tcW w:w="1066" w:type="dxa"/>
            <w:noWrap/>
          </w:tcPr>
          <w:p w14:paraId="70A67380" w14:textId="64DE2C4F"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combined</w:t>
            </w:r>
          </w:p>
        </w:tc>
        <w:tc>
          <w:tcPr>
            <w:tcW w:w="1000" w:type="dxa"/>
            <w:noWrap/>
          </w:tcPr>
          <w:p w14:paraId="3CA9E7D7" w14:textId="3A56C078"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after</w:t>
            </w:r>
          </w:p>
        </w:tc>
        <w:tc>
          <w:tcPr>
            <w:tcW w:w="1000" w:type="dxa"/>
            <w:noWrap/>
          </w:tcPr>
          <w:p w14:paraId="5D300423" w14:textId="2D229968"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384</w:t>
            </w:r>
          </w:p>
        </w:tc>
        <w:tc>
          <w:tcPr>
            <w:tcW w:w="1000" w:type="dxa"/>
            <w:noWrap/>
          </w:tcPr>
          <w:p w14:paraId="161B952C" w14:textId="2363EE25"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230</w:t>
            </w:r>
          </w:p>
        </w:tc>
        <w:tc>
          <w:tcPr>
            <w:tcW w:w="1738" w:type="dxa"/>
            <w:noWrap/>
          </w:tcPr>
          <w:p w14:paraId="3B368663" w14:textId="4BB3C03B"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0.6</w:t>
            </w:r>
          </w:p>
        </w:tc>
      </w:tr>
      <w:tr w:rsidR="005678E2" w:rsidRPr="00F26D83" w14:paraId="47DE7B0A" w14:textId="77777777" w:rsidTr="0009530D">
        <w:trPr>
          <w:trHeight w:val="20"/>
        </w:trPr>
        <w:tc>
          <w:tcPr>
            <w:tcW w:w="1000" w:type="dxa"/>
            <w:noWrap/>
          </w:tcPr>
          <w:p w14:paraId="13394130" w14:textId="49E27984"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combined</w:t>
            </w:r>
          </w:p>
        </w:tc>
        <w:tc>
          <w:tcPr>
            <w:tcW w:w="1066" w:type="dxa"/>
            <w:noWrap/>
          </w:tcPr>
          <w:p w14:paraId="16868B35" w14:textId="105C8DE1"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combined</w:t>
            </w:r>
          </w:p>
        </w:tc>
        <w:tc>
          <w:tcPr>
            <w:tcW w:w="1000" w:type="dxa"/>
            <w:noWrap/>
          </w:tcPr>
          <w:p w14:paraId="42972FA5" w14:textId="49BBAACF"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combined</w:t>
            </w:r>
          </w:p>
        </w:tc>
        <w:tc>
          <w:tcPr>
            <w:tcW w:w="1000" w:type="dxa"/>
            <w:noWrap/>
          </w:tcPr>
          <w:p w14:paraId="3D0B9A0B" w14:textId="3F949846"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1344</w:t>
            </w:r>
          </w:p>
        </w:tc>
        <w:tc>
          <w:tcPr>
            <w:tcW w:w="1000" w:type="dxa"/>
            <w:noWrap/>
          </w:tcPr>
          <w:p w14:paraId="01216E51" w14:textId="42A27D70"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671</w:t>
            </w:r>
          </w:p>
        </w:tc>
        <w:tc>
          <w:tcPr>
            <w:tcW w:w="1738" w:type="dxa"/>
            <w:noWrap/>
          </w:tcPr>
          <w:p w14:paraId="7A91D67D" w14:textId="6EB2FA84"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0.5</w:t>
            </w:r>
          </w:p>
        </w:tc>
      </w:tr>
    </w:tbl>
    <w:p w14:paraId="013C8BE2" w14:textId="3D938216" w:rsidR="003D207B" w:rsidRPr="00DF208E" w:rsidRDefault="003D207B" w:rsidP="008135C1">
      <w:pPr>
        <w:pStyle w:val="Caption"/>
        <w:keepNext/>
        <w:rPr>
          <w:color w:val="auto"/>
          <w:lang w:val="en-GB"/>
        </w:rPr>
      </w:pPr>
    </w:p>
    <w:p w14:paraId="0A8CBE5A" w14:textId="77777777" w:rsidR="00862D56" w:rsidRPr="00F26D83" w:rsidRDefault="00862D56" w:rsidP="008135C1">
      <w:pPr>
        <w:pStyle w:val="Caption"/>
        <w:keepNext/>
        <w:rPr>
          <w:rFonts w:cstheme="minorHAnsi"/>
          <w:color w:val="auto"/>
          <w:lang w:val="en-GB"/>
        </w:rPr>
      </w:pPr>
    </w:p>
    <w:p w14:paraId="5A8FFE0E" w14:textId="77777777" w:rsidR="003D207B" w:rsidRPr="00F26D83" w:rsidRDefault="003D207B" w:rsidP="008135C1">
      <w:pPr>
        <w:pStyle w:val="Caption"/>
        <w:keepNext/>
        <w:rPr>
          <w:color w:val="auto"/>
          <w:lang w:val="en-GB"/>
        </w:rPr>
      </w:pPr>
    </w:p>
    <w:p w14:paraId="46A5D8B8" w14:textId="7FB54987" w:rsidR="002E0C7F" w:rsidRPr="00F26D83" w:rsidRDefault="69ACA71B" w:rsidP="008135C1">
      <w:pPr>
        <w:pStyle w:val="Caption"/>
        <w:keepNext/>
        <w:rPr>
          <w:color w:val="auto"/>
          <w:lang w:val="en-GB"/>
        </w:rPr>
      </w:pPr>
      <w:r w:rsidRPr="00F26D83">
        <w:rPr>
          <w:color w:val="auto"/>
          <w:lang w:val="en-GB"/>
        </w:rPr>
        <w:t>Table S</w:t>
      </w:r>
      <w:r w:rsidR="00DF208E">
        <w:rPr>
          <w:color w:val="auto"/>
          <w:lang w:val="en-GB"/>
        </w:rPr>
        <w:t>2</w:t>
      </w:r>
      <w:r w:rsidRPr="00F26D83">
        <w:rPr>
          <w:color w:val="auto"/>
          <w:lang w:val="en-GB"/>
        </w:rPr>
        <w:t xml:space="preserve">. Type III ANOVA table for the linear model of kōura feeding rate (pellets consumed per gram body weight). </w:t>
      </w:r>
      <w:r w:rsidR="00FF6F19" w:rsidRPr="00FF6F19">
        <w:rPr>
          <w:color w:val="auto"/>
          <w:lang w:val="en-GB"/>
        </w:rPr>
        <w:t>Treatment and starvation period included as fixed effects.</w:t>
      </w:r>
    </w:p>
    <w:tbl>
      <w:tblPr>
        <w:tblStyle w:val="PlainTable2"/>
        <w:tblW w:w="0" w:type="auto"/>
        <w:tblBorders>
          <w:top w:val="none" w:sz="0" w:space="0" w:color="auto"/>
          <w:bottom w:val="none" w:sz="0" w:space="0" w:color="auto"/>
          <w:insideH w:val="single" w:sz="4" w:space="0" w:color="auto"/>
        </w:tblBorders>
        <w:tblLook w:val="04A0" w:firstRow="1" w:lastRow="0" w:firstColumn="1" w:lastColumn="0" w:noHBand="0" w:noVBand="1"/>
      </w:tblPr>
      <w:tblGrid>
        <w:gridCol w:w="1985"/>
        <w:gridCol w:w="1134"/>
        <w:gridCol w:w="567"/>
        <w:gridCol w:w="1276"/>
        <w:gridCol w:w="1134"/>
      </w:tblGrid>
      <w:tr w:rsidR="0007594C" w:rsidRPr="00F26D83" w14:paraId="7BBB2F7A" w14:textId="77777777" w:rsidTr="003A2FB0">
        <w:trPr>
          <w:cnfStyle w:val="100000000000" w:firstRow="1" w:lastRow="0" w:firstColumn="0" w:lastColumn="0" w:oddVBand="0" w:evenVBand="0" w:oddHBand="0"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985" w:type="dxa"/>
            <w:noWrap/>
            <w:hideMark/>
          </w:tcPr>
          <w:p w14:paraId="442B4D27" w14:textId="77777777" w:rsidR="002E0C7F" w:rsidRPr="00F26D83" w:rsidRDefault="002E0C7F" w:rsidP="008135C1">
            <w:pPr>
              <w:spacing w:line="240" w:lineRule="auto"/>
              <w:rPr>
                <w:rFonts w:eastAsia="Times New Roman" w:cstheme="minorHAnsi"/>
                <w:b w:val="0"/>
                <w:bCs w:val="0"/>
                <w:kern w:val="0"/>
                <w:sz w:val="18"/>
                <w:szCs w:val="18"/>
                <w:lang w:val="en-GB" w:eastAsia="en-GB"/>
                <w14:ligatures w14:val="none"/>
              </w:rPr>
            </w:pPr>
          </w:p>
        </w:tc>
        <w:tc>
          <w:tcPr>
            <w:tcW w:w="1134" w:type="dxa"/>
            <w:noWrap/>
            <w:hideMark/>
          </w:tcPr>
          <w:p w14:paraId="4C3BB0ED" w14:textId="77777777" w:rsidR="002E0C7F" w:rsidRPr="00F26D83" w:rsidRDefault="002E0C7F" w:rsidP="008135C1">
            <w:pPr>
              <w:spacing w:line="240" w:lineRule="auto"/>
              <w:cnfStyle w:val="100000000000" w:firstRow="1" w:lastRow="0" w:firstColumn="0" w:lastColumn="0" w:oddVBand="0" w:evenVBand="0" w:oddHBand="0" w:evenHBand="0" w:firstRowFirstColumn="0" w:firstRowLastColumn="0" w:lastRowFirstColumn="0" w:lastRowLastColumn="0"/>
              <w:rPr>
                <w:rFonts w:eastAsia="Times New Roman" w:cstheme="minorHAnsi"/>
                <w:color w:val="000000"/>
                <w:kern w:val="0"/>
                <w:sz w:val="18"/>
                <w:szCs w:val="18"/>
                <w:lang w:val="en-GB" w:eastAsia="en-GB"/>
                <w14:ligatures w14:val="none"/>
              </w:rPr>
            </w:pPr>
            <w:r w:rsidRPr="00F26D83">
              <w:rPr>
                <w:rFonts w:eastAsia="Times New Roman" w:cstheme="minorHAnsi"/>
                <w:color w:val="000000"/>
                <w:kern w:val="0"/>
                <w:sz w:val="18"/>
                <w:szCs w:val="18"/>
                <w:lang w:val="en-GB" w:eastAsia="en-GB"/>
                <w14:ligatures w14:val="none"/>
              </w:rPr>
              <w:t>Sum Sq</w:t>
            </w:r>
          </w:p>
        </w:tc>
        <w:tc>
          <w:tcPr>
            <w:tcW w:w="567" w:type="dxa"/>
            <w:noWrap/>
            <w:hideMark/>
          </w:tcPr>
          <w:p w14:paraId="28FF532F" w14:textId="77777777" w:rsidR="002E0C7F" w:rsidRPr="00F26D83" w:rsidRDefault="002E0C7F" w:rsidP="008135C1">
            <w:pPr>
              <w:spacing w:line="240" w:lineRule="auto"/>
              <w:cnfStyle w:val="100000000000" w:firstRow="1" w:lastRow="0" w:firstColumn="0" w:lastColumn="0" w:oddVBand="0" w:evenVBand="0" w:oddHBand="0" w:evenHBand="0" w:firstRowFirstColumn="0" w:firstRowLastColumn="0" w:lastRowFirstColumn="0" w:lastRowLastColumn="0"/>
              <w:rPr>
                <w:rFonts w:eastAsia="Times New Roman" w:cstheme="minorHAnsi"/>
                <w:color w:val="000000"/>
                <w:kern w:val="0"/>
                <w:sz w:val="18"/>
                <w:szCs w:val="18"/>
                <w:lang w:val="en-GB" w:eastAsia="en-GB"/>
                <w14:ligatures w14:val="none"/>
              </w:rPr>
            </w:pPr>
            <w:r w:rsidRPr="00F26D83">
              <w:rPr>
                <w:rFonts w:eastAsia="Times New Roman" w:cstheme="minorHAnsi"/>
                <w:color w:val="000000"/>
                <w:kern w:val="0"/>
                <w:sz w:val="18"/>
                <w:szCs w:val="18"/>
                <w:lang w:val="en-GB" w:eastAsia="en-GB"/>
                <w14:ligatures w14:val="none"/>
              </w:rPr>
              <w:t>Df</w:t>
            </w:r>
          </w:p>
        </w:tc>
        <w:tc>
          <w:tcPr>
            <w:tcW w:w="1276" w:type="dxa"/>
            <w:noWrap/>
            <w:hideMark/>
          </w:tcPr>
          <w:p w14:paraId="6626F8CE" w14:textId="77777777" w:rsidR="002E0C7F" w:rsidRPr="00F26D83" w:rsidRDefault="002E0C7F" w:rsidP="008135C1">
            <w:pPr>
              <w:spacing w:line="240" w:lineRule="auto"/>
              <w:cnfStyle w:val="100000000000" w:firstRow="1" w:lastRow="0" w:firstColumn="0" w:lastColumn="0" w:oddVBand="0" w:evenVBand="0" w:oddHBand="0" w:evenHBand="0" w:firstRowFirstColumn="0" w:firstRowLastColumn="0" w:lastRowFirstColumn="0" w:lastRowLastColumn="0"/>
              <w:rPr>
                <w:rFonts w:eastAsia="Times New Roman" w:cstheme="minorHAnsi"/>
                <w:color w:val="000000"/>
                <w:kern w:val="0"/>
                <w:sz w:val="18"/>
                <w:szCs w:val="18"/>
                <w:lang w:val="en-GB" w:eastAsia="en-GB"/>
                <w14:ligatures w14:val="none"/>
              </w:rPr>
            </w:pPr>
            <w:r w:rsidRPr="00F26D83">
              <w:rPr>
                <w:rFonts w:eastAsia="Times New Roman" w:cstheme="minorHAnsi"/>
                <w:color w:val="000000"/>
                <w:kern w:val="0"/>
                <w:sz w:val="18"/>
                <w:szCs w:val="18"/>
                <w:lang w:val="en-GB" w:eastAsia="en-GB"/>
                <w14:ligatures w14:val="none"/>
              </w:rPr>
              <w:t>F value</w:t>
            </w:r>
          </w:p>
        </w:tc>
        <w:tc>
          <w:tcPr>
            <w:tcW w:w="1134" w:type="dxa"/>
            <w:noWrap/>
            <w:hideMark/>
          </w:tcPr>
          <w:p w14:paraId="0023E2A9" w14:textId="10770673" w:rsidR="002E0C7F" w:rsidRPr="00F26D83" w:rsidRDefault="00D00F58" w:rsidP="008135C1">
            <w:pPr>
              <w:spacing w:line="240" w:lineRule="auto"/>
              <w:cnfStyle w:val="100000000000" w:firstRow="1" w:lastRow="0" w:firstColumn="0" w:lastColumn="0" w:oddVBand="0" w:evenVBand="0" w:oddHBand="0" w:evenHBand="0" w:firstRowFirstColumn="0" w:firstRowLastColumn="0" w:lastRowFirstColumn="0" w:lastRowLastColumn="0"/>
              <w:rPr>
                <w:rFonts w:eastAsia="Times New Roman" w:cstheme="minorHAnsi"/>
                <w:color w:val="000000"/>
                <w:kern w:val="0"/>
                <w:sz w:val="18"/>
                <w:szCs w:val="18"/>
                <w:lang w:val="en-GB" w:eastAsia="en-GB"/>
                <w14:ligatures w14:val="none"/>
              </w:rPr>
            </w:pPr>
            <w:r w:rsidRPr="00D00F58">
              <w:rPr>
                <w:rFonts w:eastAsia="Times New Roman" w:cstheme="minorHAnsi"/>
                <w:color w:val="000000"/>
                <w:kern w:val="0"/>
                <w:sz w:val="18"/>
                <w:szCs w:val="18"/>
                <w:lang w:eastAsia="en-GB"/>
                <w14:ligatures w14:val="none"/>
              </w:rPr>
              <w:t>p value</w:t>
            </w:r>
          </w:p>
        </w:tc>
      </w:tr>
      <w:tr w:rsidR="0007594C" w:rsidRPr="00F26D83" w14:paraId="53BA2A5B" w14:textId="77777777" w:rsidTr="003A2FB0">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985" w:type="dxa"/>
            <w:noWrap/>
            <w:hideMark/>
          </w:tcPr>
          <w:p w14:paraId="57196377" w14:textId="77777777" w:rsidR="002E0C7F" w:rsidRPr="00F26D83" w:rsidRDefault="002E0C7F" w:rsidP="008135C1">
            <w:pPr>
              <w:spacing w:line="240" w:lineRule="auto"/>
              <w:rPr>
                <w:rFonts w:eastAsia="Times New Roman" w:cstheme="minorHAnsi"/>
                <w:b w:val="0"/>
                <w:bCs w:val="0"/>
                <w:color w:val="000000"/>
                <w:kern w:val="0"/>
                <w:sz w:val="18"/>
                <w:szCs w:val="18"/>
                <w:lang w:val="en-GB" w:eastAsia="en-GB"/>
                <w14:ligatures w14:val="none"/>
              </w:rPr>
            </w:pPr>
            <w:r w:rsidRPr="00F26D83">
              <w:rPr>
                <w:rFonts w:eastAsia="Times New Roman" w:cstheme="minorHAnsi"/>
                <w:b w:val="0"/>
                <w:bCs w:val="0"/>
                <w:color w:val="000000"/>
                <w:kern w:val="0"/>
                <w:sz w:val="18"/>
                <w:szCs w:val="18"/>
                <w:lang w:val="en-GB" w:eastAsia="en-GB"/>
                <w14:ligatures w14:val="none"/>
              </w:rPr>
              <w:t>(Intercept)</w:t>
            </w:r>
          </w:p>
        </w:tc>
        <w:tc>
          <w:tcPr>
            <w:tcW w:w="1134" w:type="dxa"/>
            <w:noWrap/>
            <w:hideMark/>
          </w:tcPr>
          <w:p w14:paraId="0409B61C" w14:textId="2BF01170" w:rsidR="002E0C7F" w:rsidRPr="00F26D83" w:rsidRDefault="002E0C7F" w:rsidP="008135C1">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sz w:val="18"/>
                <w:szCs w:val="18"/>
                <w:lang w:val="en-GB" w:eastAsia="en-GB"/>
                <w14:ligatures w14:val="none"/>
              </w:rPr>
            </w:pPr>
            <w:r w:rsidRPr="00F26D83">
              <w:rPr>
                <w:rFonts w:eastAsia="Times New Roman" w:cstheme="minorHAnsi"/>
                <w:color w:val="000000"/>
                <w:kern w:val="0"/>
                <w:sz w:val="18"/>
                <w:szCs w:val="18"/>
                <w:lang w:val="en-GB" w:eastAsia="en-GB"/>
                <w14:ligatures w14:val="none"/>
              </w:rPr>
              <w:t>0.0</w:t>
            </w:r>
            <w:r w:rsidR="00D20BB3">
              <w:rPr>
                <w:rFonts w:eastAsia="Times New Roman" w:cstheme="minorHAnsi"/>
                <w:color w:val="000000"/>
                <w:kern w:val="0"/>
                <w:sz w:val="18"/>
                <w:szCs w:val="18"/>
                <w:lang w:val="en-GB" w:eastAsia="en-GB"/>
                <w14:ligatures w14:val="none"/>
              </w:rPr>
              <w:t>1</w:t>
            </w:r>
            <w:r w:rsidRPr="00F26D83">
              <w:rPr>
                <w:rFonts w:eastAsia="Times New Roman" w:cstheme="minorHAnsi"/>
                <w:color w:val="000000"/>
                <w:kern w:val="0"/>
                <w:sz w:val="18"/>
                <w:szCs w:val="18"/>
                <w:lang w:val="en-GB" w:eastAsia="en-GB"/>
                <w14:ligatures w14:val="none"/>
              </w:rPr>
              <w:t>4</w:t>
            </w:r>
          </w:p>
        </w:tc>
        <w:tc>
          <w:tcPr>
            <w:tcW w:w="567" w:type="dxa"/>
            <w:noWrap/>
            <w:hideMark/>
          </w:tcPr>
          <w:p w14:paraId="039BF68A" w14:textId="77777777" w:rsidR="002E0C7F" w:rsidRPr="00F26D83" w:rsidRDefault="002E0C7F" w:rsidP="008135C1">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sz w:val="18"/>
                <w:szCs w:val="18"/>
                <w:lang w:val="en-GB" w:eastAsia="en-GB"/>
                <w14:ligatures w14:val="none"/>
              </w:rPr>
            </w:pPr>
            <w:r w:rsidRPr="00F26D83">
              <w:rPr>
                <w:rFonts w:eastAsia="Times New Roman" w:cstheme="minorHAnsi"/>
                <w:color w:val="000000"/>
                <w:kern w:val="0"/>
                <w:sz w:val="18"/>
                <w:szCs w:val="18"/>
                <w:lang w:val="en-GB" w:eastAsia="en-GB"/>
                <w14:ligatures w14:val="none"/>
              </w:rPr>
              <w:t>1</w:t>
            </w:r>
          </w:p>
        </w:tc>
        <w:tc>
          <w:tcPr>
            <w:tcW w:w="1276" w:type="dxa"/>
            <w:noWrap/>
            <w:hideMark/>
          </w:tcPr>
          <w:p w14:paraId="114DBF9D" w14:textId="57AA8930" w:rsidR="002E0C7F" w:rsidRPr="00F26D83" w:rsidRDefault="007F021A" w:rsidP="008135C1">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sz w:val="18"/>
                <w:szCs w:val="18"/>
                <w:lang w:val="en-GB" w:eastAsia="en-GB"/>
                <w14:ligatures w14:val="none"/>
              </w:rPr>
            </w:pPr>
            <w:r>
              <w:rPr>
                <w:rFonts w:eastAsia="Times New Roman" w:cstheme="minorHAnsi"/>
                <w:color w:val="000000"/>
                <w:kern w:val="0"/>
                <w:sz w:val="18"/>
                <w:szCs w:val="18"/>
                <w:lang w:val="en-GB" w:eastAsia="en-GB"/>
                <w14:ligatures w14:val="none"/>
              </w:rPr>
              <w:t>1.</w:t>
            </w:r>
            <w:r w:rsidR="00EF3A06">
              <w:rPr>
                <w:rFonts w:eastAsia="Times New Roman" w:cstheme="minorHAnsi"/>
                <w:color w:val="000000"/>
                <w:kern w:val="0"/>
                <w:sz w:val="18"/>
                <w:szCs w:val="18"/>
                <w:lang w:val="en-GB" w:eastAsia="en-GB"/>
                <w14:ligatures w14:val="none"/>
              </w:rPr>
              <w:t>7</w:t>
            </w:r>
            <w:r>
              <w:rPr>
                <w:rFonts w:eastAsia="Times New Roman" w:cstheme="minorHAnsi"/>
                <w:color w:val="000000"/>
                <w:kern w:val="0"/>
                <w:sz w:val="18"/>
                <w:szCs w:val="18"/>
                <w:lang w:val="en-GB" w:eastAsia="en-GB"/>
                <w14:ligatures w14:val="none"/>
              </w:rPr>
              <w:t>34</w:t>
            </w:r>
          </w:p>
        </w:tc>
        <w:tc>
          <w:tcPr>
            <w:tcW w:w="1134" w:type="dxa"/>
            <w:noWrap/>
            <w:hideMark/>
          </w:tcPr>
          <w:p w14:paraId="6EBC9557" w14:textId="323F83DA" w:rsidR="002E0C7F" w:rsidRPr="00F26D83" w:rsidRDefault="002E0C7F" w:rsidP="008135C1">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sz w:val="18"/>
                <w:szCs w:val="18"/>
                <w:lang w:val="en-GB" w:eastAsia="en-GB"/>
                <w14:ligatures w14:val="none"/>
              </w:rPr>
            </w:pPr>
            <w:r w:rsidRPr="00F26D83">
              <w:rPr>
                <w:rFonts w:eastAsia="Times New Roman" w:cstheme="minorHAnsi"/>
                <w:color w:val="000000"/>
                <w:kern w:val="0"/>
                <w:sz w:val="18"/>
                <w:szCs w:val="18"/>
                <w:lang w:val="en-GB" w:eastAsia="en-GB"/>
                <w14:ligatures w14:val="none"/>
              </w:rPr>
              <w:t>0.</w:t>
            </w:r>
            <w:r w:rsidR="009C42F7">
              <w:rPr>
                <w:rFonts w:eastAsia="Times New Roman" w:cstheme="minorHAnsi"/>
                <w:color w:val="000000"/>
                <w:kern w:val="0"/>
                <w:sz w:val="18"/>
                <w:szCs w:val="18"/>
                <w:lang w:val="en-GB" w:eastAsia="en-GB"/>
                <w14:ligatures w14:val="none"/>
              </w:rPr>
              <w:t>195</w:t>
            </w:r>
          </w:p>
        </w:tc>
      </w:tr>
      <w:tr w:rsidR="0007594C" w:rsidRPr="00F26D83" w14:paraId="333E2871" w14:textId="77777777" w:rsidTr="003A2FB0">
        <w:trPr>
          <w:trHeight w:val="288"/>
        </w:trPr>
        <w:tc>
          <w:tcPr>
            <w:cnfStyle w:val="001000000000" w:firstRow="0" w:lastRow="0" w:firstColumn="1" w:lastColumn="0" w:oddVBand="0" w:evenVBand="0" w:oddHBand="0" w:evenHBand="0" w:firstRowFirstColumn="0" w:firstRowLastColumn="0" w:lastRowFirstColumn="0" w:lastRowLastColumn="0"/>
            <w:tcW w:w="1985" w:type="dxa"/>
            <w:noWrap/>
            <w:hideMark/>
          </w:tcPr>
          <w:p w14:paraId="27F7D9B9" w14:textId="77777777" w:rsidR="002E0C7F" w:rsidRPr="00F26D83" w:rsidRDefault="002E0C7F" w:rsidP="008135C1">
            <w:pPr>
              <w:spacing w:line="240" w:lineRule="auto"/>
              <w:rPr>
                <w:rFonts w:eastAsia="Times New Roman" w:cstheme="minorHAnsi"/>
                <w:b w:val="0"/>
                <w:bCs w:val="0"/>
                <w:color w:val="000000"/>
                <w:kern w:val="0"/>
                <w:sz w:val="18"/>
                <w:szCs w:val="18"/>
                <w:lang w:val="en-GB" w:eastAsia="en-GB"/>
                <w14:ligatures w14:val="none"/>
              </w:rPr>
            </w:pPr>
            <w:r w:rsidRPr="00F26D83">
              <w:rPr>
                <w:rFonts w:eastAsia="Times New Roman" w:cstheme="minorHAnsi"/>
                <w:b w:val="0"/>
                <w:bCs w:val="0"/>
                <w:color w:val="000000"/>
                <w:kern w:val="0"/>
                <w:sz w:val="18"/>
                <w:szCs w:val="18"/>
                <w:lang w:val="en-GB" w:eastAsia="en-GB"/>
                <w14:ligatures w14:val="none"/>
              </w:rPr>
              <w:t>treatment</w:t>
            </w:r>
          </w:p>
        </w:tc>
        <w:tc>
          <w:tcPr>
            <w:tcW w:w="1134" w:type="dxa"/>
            <w:noWrap/>
            <w:hideMark/>
          </w:tcPr>
          <w:p w14:paraId="6A6860ED" w14:textId="6860F736" w:rsidR="002E0C7F" w:rsidRPr="00F26D83" w:rsidRDefault="007563F5" w:rsidP="008135C1">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sz w:val="18"/>
                <w:szCs w:val="18"/>
                <w:lang w:val="en-GB" w:eastAsia="en-GB"/>
                <w14:ligatures w14:val="none"/>
              </w:rPr>
            </w:pPr>
            <w:r w:rsidRPr="007563F5">
              <w:rPr>
                <w:rFonts w:eastAsia="Times New Roman" w:cstheme="minorHAnsi"/>
                <w:color w:val="000000"/>
                <w:kern w:val="0"/>
                <w:sz w:val="18"/>
                <w:szCs w:val="18"/>
                <w:lang w:eastAsia="en-GB"/>
                <w14:ligatures w14:val="none"/>
              </w:rPr>
              <w:t>0.0</w:t>
            </w:r>
            <w:r w:rsidR="00D20BB3">
              <w:rPr>
                <w:rFonts w:eastAsia="Times New Roman" w:cstheme="minorHAnsi"/>
                <w:color w:val="000000"/>
                <w:kern w:val="0"/>
                <w:sz w:val="18"/>
                <w:szCs w:val="18"/>
                <w:lang w:eastAsia="en-GB"/>
                <w14:ligatures w14:val="none"/>
              </w:rPr>
              <w:t>18</w:t>
            </w:r>
          </w:p>
        </w:tc>
        <w:tc>
          <w:tcPr>
            <w:tcW w:w="567" w:type="dxa"/>
            <w:noWrap/>
            <w:hideMark/>
          </w:tcPr>
          <w:p w14:paraId="415B5251" w14:textId="77777777" w:rsidR="002E0C7F" w:rsidRPr="00F26D83" w:rsidRDefault="002E0C7F" w:rsidP="008135C1">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sz w:val="18"/>
                <w:szCs w:val="18"/>
                <w:lang w:val="en-GB" w:eastAsia="en-GB"/>
                <w14:ligatures w14:val="none"/>
              </w:rPr>
            </w:pPr>
            <w:r w:rsidRPr="00F26D83">
              <w:rPr>
                <w:rFonts w:eastAsia="Times New Roman" w:cstheme="minorHAnsi"/>
                <w:color w:val="000000"/>
                <w:kern w:val="0"/>
                <w:sz w:val="18"/>
                <w:szCs w:val="18"/>
                <w:lang w:val="en-GB" w:eastAsia="en-GB"/>
                <w14:ligatures w14:val="none"/>
              </w:rPr>
              <w:t>2</w:t>
            </w:r>
          </w:p>
        </w:tc>
        <w:tc>
          <w:tcPr>
            <w:tcW w:w="1276" w:type="dxa"/>
            <w:noWrap/>
            <w:hideMark/>
          </w:tcPr>
          <w:p w14:paraId="6771CEAE" w14:textId="36907C3F" w:rsidR="002E0C7F" w:rsidRPr="00F26D83" w:rsidRDefault="009C42F7" w:rsidP="008135C1">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sz w:val="18"/>
                <w:szCs w:val="18"/>
                <w:lang w:val="en-GB" w:eastAsia="en-GB"/>
                <w14:ligatures w14:val="none"/>
              </w:rPr>
            </w:pPr>
            <w:r>
              <w:rPr>
                <w:rFonts w:eastAsia="Times New Roman" w:cstheme="minorHAnsi"/>
                <w:color w:val="000000"/>
                <w:kern w:val="0"/>
                <w:sz w:val="18"/>
                <w:szCs w:val="18"/>
                <w:lang w:val="en-GB" w:eastAsia="en-GB"/>
                <w14:ligatures w14:val="none"/>
              </w:rPr>
              <w:t>1</w:t>
            </w:r>
            <w:r w:rsidR="002E0C7F" w:rsidRPr="00F26D83">
              <w:rPr>
                <w:rFonts w:eastAsia="Times New Roman" w:cstheme="minorHAnsi"/>
                <w:color w:val="000000"/>
                <w:kern w:val="0"/>
                <w:sz w:val="18"/>
                <w:szCs w:val="18"/>
                <w:lang w:val="en-GB" w:eastAsia="en-GB"/>
                <w14:ligatures w14:val="none"/>
              </w:rPr>
              <w:t>.</w:t>
            </w:r>
            <w:r>
              <w:rPr>
                <w:rFonts w:eastAsia="Times New Roman" w:cstheme="minorHAnsi"/>
                <w:color w:val="000000"/>
                <w:kern w:val="0"/>
                <w:sz w:val="18"/>
                <w:szCs w:val="18"/>
                <w:lang w:val="en-GB" w:eastAsia="en-GB"/>
                <w14:ligatures w14:val="none"/>
              </w:rPr>
              <w:t>134</w:t>
            </w:r>
          </w:p>
        </w:tc>
        <w:tc>
          <w:tcPr>
            <w:tcW w:w="1134" w:type="dxa"/>
            <w:noWrap/>
            <w:hideMark/>
          </w:tcPr>
          <w:p w14:paraId="1412E093" w14:textId="429B1F0F" w:rsidR="002E0C7F" w:rsidRPr="00F26D83" w:rsidRDefault="002E0C7F" w:rsidP="008135C1">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sz w:val="18"/>
                <w:szCs w:val="18"/>
                <w:lang w:val="en-GB" w:eastAsia="en-GB"/>
                <w14:ligatures w14:val="none"/>
              </w:rPr>
            </w:pPr>
            <w:r w:rsidRPr="00F26D83">
              <w:rPr>
                <w:rFonts w:eastAsia="Times New Roman" w:cstheme="minorHAnsi"/>
                <w:color w:val="000000"/>
                <w:kern w:val="0"/>
                <w:sz w:val="18"/>
                <w:szCs w:val="18"/>
                <w:lang w:val="en-GB" w:eastAsia="en-GB"/>
                <w14:ligatures w14:val="none"/>
              </w:rPr>
              <w:t>0.</w:t>
            </w:r>
            <w:r w:rsidR="009C42F7">
              <w:rPr>
                <w:rFonts w:eastAsia="Times New Roman" w:cstheme="minorHAnsi"/>
                <w:color w:val="000000"/>
                <w:kern w:val="0"/>
                <w:sz w:val="18"/>
                <w:szCs w:val="18"/>
                <w:lang w:val="en-GB" w:eastAsia="en-GB"/>
                <w14:ligatures w14:val="none"/>
              </w:rPr>
              <w:t>332</w:t>
            </w:r>
          </w:p>
        </w:tc>
      </w:tr>
      <w:tr w:rsidR="0007594C" w:rsidRPr="00F26D83" w14:paraId="71E3F494" w14:textId="77777777" w:rsidTr="003A2FB0">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985" w:type="dxa"/>
            <w:noWrap/>
            <w:hideMark/>
          </w:tcPr>
          <w:p w14:paraId="72A24400" w14:textId="77777777" w:rsidR="002E0C7F" w:rsidRPr="00F26D83" w:rsidRDefault="002E0C7F" w:rsidP="008135C1">
            <w:pPr>
              <w:spacing w:line="240" w:lineRule="auto"/>
              <w:rPr>
                <w:rFonts w:eastAsia="Times New Roman" w:cstheme="minorHAnsi"/>
                <w:b w:val="0"/>
                <w:bCs w:val="0"/>
                <w:color w:val="000000"/>
                <w:kern w:val="0"/>
                <w:sz w:val="18"/>
                <w:szCs w:val="18"/>
                <w:lang w:val="en-GB" w:eastAsia="en-GB"/>
                <w14:ligatures w14:val="none"/>
              </w:rPr>
            </w:pPr>
            <w:r w:rsidRPr="00F26D83">
              <w:rPr>
                <w:rFonts w:eastAsia="Times New Roman" w:cstheme="minorHAnsi"/>
                <w:b w:val="0"/>
                <w:bCs w:val="0"/>
                <w:color w:val="000000"/>
                <w:kern w:val="0"/>
                <w:sz w:val="18"/>
                <w:szCs w:val="18"/>
                <w:lang w:val="en-GB" w:eastAsia="en-GB"/>
                <w14:ligatures w14:val="none"/>
              </w:rPr>
              <w:t>day_starve</w:t>
            </w:r>
          </w:p>
        </w:tc>
        <w:tc>
          <w:tcPr>
            <w:tcW w:w="1134" w:type="dxa"/>
            <w:noWrap/>
            <w:hideMark/>
          </w:tcPr>
          <w:p w14:paraId="5617A2BE" w14:textId="63BA369E" w:rsidR="002E0C7F" w:rsidRPr="00F26D83" w:rsidRDefault="002E0C7F" w:rsidP="008135C1">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sz w:val="18"/>
                <w:szCs w:val="18"/>
                <w:lang w:val="en-GB" w:eastAsia="en-GB"/>
                <w14:ligatures w14:val="none"/>
              </w:rPr>
            </w:pPr>
            <w:r w:rsidRPr="00F26D83">
              <w:rPr>
                <w:rFonts w:eastAsia="Times New Roman" w:cstheme="minorHAnsi"/>
                <w:color w:val="000000"/>
                <w:kern w:val="0"/>
                <w:sz w:val="18"/>
                <w:szCs w:val="18"/>
                <w:lang w:val="en-GB" w:eastAsia="en-GB"/>
                <w14:ligatures w14:val="none"/>
              </w:rPr>
              <w:t>0.13</w:t>
            </w:r>
            <w:r w:rsidR="00D20BB3">
              <w:rPr>
                <w:rFonts w:eastAsia="Times New Roman" w:cstheme="minorHAnsi"/>
                <w:color w:val="000000"/>
                <w:kern w:val="0"/>
                <w:sz w:val="18"/>
                <w:szCs w:val="18"/>
                <w:lang w:val="en-GB" w:eastAsia="en-GB"/>
                <w14:ligatures w14:val="none"/>
              </w:rPr>
              <w:t>7</w:t>
            </w:r>
          </w:p>
        </w:tc>
        <w:tc>
          <w:tcPr>
            <w:tcW w:w="567" w:type="dxa"/>
            <w:noWrap/>
            <w:hideMark/>
          </w:tcPr>
          <w:p w14:paraId="63CB3ED8" w14:textId="77777777" w:rsidR="002E0C7F" w:rsidRPr="00F26D83" w:rsidRDefault="002E0C7F" w:rsidP="008135C1">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sz w:val="18"/>
                <w:szCs w:val="18"/>
                <w:lang w:val="en-GB" w:eastAsia="en-GB"/>
                <w14:ligatures w14:val="none"/>
              </w:rPr>
            </w:pPr>
            <w:r w:rsidRPr="00F26D83">
              <w:rPr>
                <w:rFonts w:eastAsia="Times New Roman" w:cstheme="minorHAnsi"/>
                <w:color w:val="000000"/>
                <w:kern w:val="0"/>
                <w:sz w:val="18"/>
                <w:szCs w:val="18"/>
                <w:lang w:val="en-GB" w:eastAsia="en-GB"/>
                <w14:ligatures w14:val="none"/>
              </w:rPr>
              <w:t>2</w:t>
            </w:r>
          </w:p>
        </w:tc>
        <w:tc>
          <w:tcPr>
            <w:tcW w:w="1276" w:type="dxa"/>
            <w:noWrap/>
            <w:hideMark/>
          </w:tcPr>
          <w:p w14:paraId="0736CCEC" w14:textId="45DBF68C" w:rsidR="002E0C7F" w:rsidRPr="00F26D83" w:rsidRDefault="009C42F7" w:rsidP="008135C1">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sz w:val="18"/>
                <w:szCs w:val="18"/>
                <w:lang w:val="en-GB" w:eastAsia="en-GB"/>
                <w14:ligatures w14:val="none"/>
              </w:rPr>
            </w:pPr>
            <w:r>
              <w:rPr>
                <w:rFonts w:eastAsia="Times New Roman" w:cstheme="minorHAnsi"/>
                <w:color w:val="000000"/>
                <w:kern w:val="0"/>
                <w:sz w:val="18"/>
                <w:szCs w:val="18"/>
                <w:lang w:val="en-GB" w:eastAsia="en-GB"/>
                <w14:ligatures w14:val="none"/>
              </w:rPr>
              <w:t>8.632</w:t>
            </w:r>
          </w:p>
        </w:tc>
        <w:tc>
          <w:tcPr>
            <w:tcW w:w="1134" w:type="dxa"/>
            <w:noWrap/>
            <w:hideMark/>
          </w:tcPr>
          <w:p w14:paraId="5C603527" w14:textId="382E4A64" w:rsidR="002E0C7F" w:rsidRPr="00F26D83" w:rsidRDefault="002E0C7F" w:rsidP="008135C1">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sz w:val="18"/>
                <w:szCs w:val="18"/>
                <w:lang w:val="en-GB" w:eastAsia="en-GB"/>
                <w14:ligatures w14:val="none"/>
              </w:rPr>
            </w:pPr>
            <w:r w:rsidRPr="00F26D83">
              <w:rPr>
                <w:rFonts w:eastAsia="Times New Roman" w:cstheme="minorHAnsi"/>
                <w:color w:val="000000"/>
                <w:kern w:val="0"/>
                <w:sz w:val="18"/>
                <w:szCs w:val="18"/>
                <w:lang w:val="en-GB" w:eastAsia="en-GB"/>
                <w14:ligatures w14:val="none"/>
              </w:rPr>
              <w:t>0.00</w:t>
            </w:r>
            <w:r w:rsidR="00475C55">
              <w:rPr>
                <w:rFonts w:eastAsia="Times New Roman" w:cstheme="minorHAnsi"/>
                <w:color w:val="000000"/>
                <w:kern w:val="0"/>
                <w:sz w:val="18"/>
                <w:szCs w:val="18"/>
                <w:lang w:val="en-GB" w:eastAsia="en-GB"/>
                <w14:ligatures w14:val="none"/>
              </w:rPr>
              <w:t>1</w:t>
            </w:r>
          </w:p>
        </w:tc>
      </w:tr>
      <w:tr w:rsidR="0007594C" w:rsidRPr="00F26D83" w14:paraId="60EE6C12" w14:textId="77777777" w:rsidTr="003A2FB0">
        <w:trPr>
          <w:trHeight w:val="288"/>
        </w:trPr>
        <w:tc>
          <w:tcPr>
            <w:cnfStyle w:val="001000000000" w:firstRow="0" w:lastRow="0" w:firstColumn="1" w:lastColumn="0" w:oddVBand="0" w:evenVBand="0" w:oddHBand="0" w:evenHBand="0" w:firstRowFirstColumn="0" w:firstRowLastColumn="0" w:lastRowFirstColumn="0" w:lastRowLastColumn="0"/>
            <w:tcW w:w="1985" w:type="dxa"/>
            <w:noWrap/>
            <w:hideMark/>
          </w:tcPr>
          <w:p w14:paraId="53E8CD44" w14:textId="77777777" w:rsidR="002E0C7F" w:rsidRPr="00F26D83" w:rsidRDefault="002E0C7F" w:rsidP="008135C1">
            <w:pPr>
              <w:spacing w:line="240" w:lineRule="auto"/>
              <w:rPr>
                <w:rFonts w:eastAsia="Times New Roman" w:cstheme="minorHAnsi"/>
                <w:b w:val="0"/>
                <w:bCs w:val="0"/>
                <w:color w:val="000000"/>
                <w:kern w:val="0"/>
                <w:sz w:val="18"/>
                <w:szCs w:val="18"/>
                <w:lang w:val="en-GB" w:eastAsia="en-GB"/>
                <w14:ligatures w14:val="none"/>
              </w:rPr>
            </w:pPr>
            <w:r w:rsidRPr="00F26D83">
              <w:rPr>
                <w:rFonts w:eastAsia="Times New Roman" w:cstheme="minorHAnsi"/>
                <w:b w:val="0"/>
                <w:bCs w:val="0"/>
                <w:color w:val="000000"/>
                <w:kern w:val="0"/>
                <w:sz w:val="18"/>
                <w:szCs w:val="18"/>
                <w:lang w:val="en-GB" w:eastAsia="en-GB"/>
                <w14:ligatures w14:val="none"/>
              </w:rPr>
              <w:t>Residuals</w:t>
            </w:r>
          </w:p>
        </w:tc>
        <w:tc>
          <w:tcPr>
            <w:tcW w:w="1134" w:type="dxa"/>
            <w:noWrap/>
            <w:hideMark/>
          </w:tcPr>
          <w:p w14:paraId="25179155" w14:textId="7B284A1E" w:rsidR="002E0C7F" w:rsidRPr="00F26D83" w:rsidRDefault="002E0C7F" w:rsidP="008135C1">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sz w:val="18"/>
                <w:szCs w:val="18"/>
                <w:lang w:val="en-GB" w:eastAsia="en-GB"/>
                <w14:ligatures w14:val="none"/>
              </w:rPr>
            </w:pPr>
            <w:r w:rsidRPr="00F26D83">
              <w:rPr>
                <w:rFonts w:eastAsia="Times New Roman" w:cstheme="minorHAnsi"/>
                <w:color w:val="000000"/>
                <w:kern w:val="0"/>
                <w:sz w:val="18"/>
                <w:szCs w:val="18"/>
                <w:lang w:val="en-GB" w:eastAsia="en-GB"/>
                <w14:ligatures w14:val="none"/>
              </w:rPr>
              <w:t>0.</w:t>
            </w:r>
            <w:r w:rsidR="00042979">
              <w:rPr>
                <w:rFonts w:eastAsia="Times New Roman" w:cstheme="minorHAnsi"/>
                <w:color w:val="000000"/>
                <w:kern w:val="0"/>
                <w:sz w:val="18"/>
                <w:szCs w:val="18"/>
                <w:lang w:val="en-GB" w:eastAsia="en-GB"/>
                <w14:ligatures w14:val="none"/>
              </w:rPr>
              <w:t>327</w:t>
            </w:r>
          </w:p>
        </w:tc>
        <w:tc>
          <w:tcPr>
            <w:tcW w:w="567" w:type="dxa"/>
            <w:noWrap/>
            <w:hideMark/>
          </w:tcPr>
          <w:p w14:paraId="142F2560" w14:textId="653C2850" w:rsidR="002E0C7F" w:rsidRPr="00F26D83" w:rsidRDefault="00042979" w:rsidP="008135C1">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sz w:val="18"/>
                <w:szCs w:val="18"/>
                <w:lang w:val="en-GB" w:eastAsia="en-GB"/>
                <w14:ligatures w14:val="none"/>
              </w:rPr>
            </w:pPr>
            <w:r>
              <w:rPr>
                <w:rFonts w:eastAsia="Times New Roman" w:cstheme="minorHAnsi"/>
                <w:color w:val="000000"/>
                <w:kern w:val="0"/>
                <w:sz w:val="18"/>
                <w:szCs w:val="18"/>
                <w:lang w:val="en-GB" w:eastAsia="en-GB"/>
                <w14:ligatures w14:val="none"/>
              </w:rPr>
              <w:t>41</w:t>
            </w:r>
          </w:p>
        </w:tc>
        <w:tc>
          <w:tcPr>
            <w:tcW w:w="1276" w:type="dxa"/>
            <w:noWrap/>
            <w:hideMark/>
          </w:tcPr>
          <w:p w14:paraId="6FB98FE4" w14:textId="77777777" w:rsidR="002E0C7F" w:rsidRPr="00F26D83" w:rsidRDefault="002E0C7F" w:rsidP="008135C1">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sz w:val="18"/>
                <w:szCs w:val="18"/>
                <w:lang w:val="en-GB" w:eastAsia="en-GB"/>
                <w14:ligatures w14:val="none"/>
              </w:rPr>
            </w:pPr>
            <w:r w:rsidRPr="00F26D83">
              <w:rPr>
                <w:rFonts w:eastAsia="Times New Roman" w:cstheme="minorHAnsi"/>
                <w:color w:val="000000"/>
                <w:kern w:val="0"/>
                <w:sz w:val="18"/>
                <w:szCs w:val="18"/>
                <w:lang w:val="en-GB" w:eastAsia="en-GB"/>
                <w14:ligatures w14:val="none"/>
              </w:rPr>
              <w:t>NA</w:t>
            </w:r>
          </w:p>
        </w:tc>
        <w:tc>
          <w:tcPr>
            <w:tcW w:w="1134" w:type="dxa"/>
            <w:noWrap/>
            <w:hideMark/>
          </w:tcPr>
          <w:p w14:paraId="3CD20AA0" w14:textId="77777777" w:rsidR="002E0C7F" w:rsidRPr="00F26D83" w:rsidRDefault="002E0C7F" w:rsidP="008135C1">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sz w:val="18"/>
                <w:szCs w:val="18"/>
                <w:lang w:val="en-GB" w:eastAsia="en-GB"/>
                <w14:ligatures w14:val="none"/>
              </w:rPr>
            </w:pPr>
            <w:r w:rsidRPr="00F26D83">
              <w:rPr>
                <w:rFonts w:eastAsia="Times New Roman" w:cstheme="minorHAnsi"/>
                <w:color w:val="000000"/>
                <w:kern w:val="0"/>
                <w:sz w:val="18"/>
                <w:szCs w:val="18"/>
                <w:lang w:val="en-GB" w:eastAsia="en-GB"/>
                <w14:ligatures w14:val="none"/>
              </w:rPr>
              <w:t>NA</w:t>
            </w:r>
          </w:p>
        </w:tc>
      </w:tr>
    </w:tbl>
    <w:p w14:paraId="7E900451" w14:textId="77777777" w:rsidR="0013142E" w:rsidRPr="007D422F" w:rsidRDefault="0013142E" w:rsidP="008135C1">
      <w:pPr>
        <w:spacing w:line="360" w:lineRule="auto"/>
        <w:rPr>
          <w:rFonts w:eastAsiaTheme="minorEastAsia" w:cstheme="minorHAnsi"/>
          <w:lang w:val="en-GB"/>
        </w:rPr>
      </w:pPr>
    </w:p>
    <w:sectPr w:rsidR="0013142E" w:rsidRPr="007D422F" w:rsidSect="00611A6F">
      <w:headerReference w:type="even" r:id="rId71"/>
      <w:headerReference w:type="default" r:id="rId72"/>
      <w:footerReference w:type="even" r:id="rId73"/>
      <w:footerReference w:type="default" r:id="rId74"/>
      <w:headerReference w:type="first" r:id="rId75"/>
      <w:footerReference w:type="first" r:id="rId76"/>
      <w:pgSz w:w="11906" w:h="16838"/>
      <w:pgMar w:top="1440" w:right="1440" w:bottom="1440" w:left="1440" w:header="708" w:footer="708" w:gutter="0"/>
      <w:lnNumType w:countBy="1" w:restart="continuous"/>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Guest User" w:date="1900-01-01T00:00:00Z" w:initials="GU">
    <w:p w14:paraId="5A7B5252" w14:textId="04AD98C5" w:rsidR="000A7172" w:rsidRDefault="000A7172">
      <w:pPr>
        <w:pStyle w:val="CommentText"/>
      </w:pPr>
      <w:r>
        <w:rPr>
          <w:rStyle w:val="CommentReference"/>
        </w:rPr>
        <w:annotationRef/>
      </w:r>
      <w:r w:rsidRPr="3D0531EA">
        <w:t xml:space="preserve">Depends on the definition of co-evolved, I guess. Tuna have never been recorded in Lake Tikitapu and only occassionally in Okareka. It depends on how long kōura have been i the lakes and when they arrived. They may been living without tuna for 700 years i.e., since the Kaharoa eruption? Has this period of seperation affected kōura behaviour? So, I would just say a native predator.  </w:t>
      </w:r>
    </w:p>
  </w:comment>
  <w:comment w:id="2" w:author="Frank Burdon" w:date="2026-05-08T19:02:00Z" w:initials="FB">
    <w:p w14:paraId="2D1FA589" w14:textId="2FFB5F4C" w:rsidR="00C338B2" w:rsidRDefault="00C338B2">
      <w:pPr>
        <w:pStyle w:val="CommentText"/>
      </w:pPr>
      <w:r>
        <w:rPr>
          <w:rStyle w:val="CommentReference"/>
        </w:rPr>
        <w:annotationRef/>
      </w:r>
      <w:r w:rsidRPr="7279BD10">
        <w:t>Consider breaking this up - long sentence to begin with "The non-consumptive effects (NCEs) of predators on prey may result in costly antipredator behaviours, including increased refuge use and reduced foraging. NCEs may significantly influence prey population dynamics, alter community interactions, and affect ecosystem functioning, particularly when prey are keystone species."</w:t>
      </w:r>
    </w:p>
  </w:comment>
  <w:comment w:id="7" w:author="Frank Burdon" w:date="2026-05-08T19:04:00Z" w:initials="FB">
    <w:p w14:paraId="19C73F64" w14:textId="02BEFD44" w:rsidR="00C338B2" w:rsidRDefault="00C338B2">
      <w:pPr>
        <w:pStyle w:val="CommentText"/>
      </w:pPr>
      <w:r>
        <w:rPr>
          <w:rStyle w:val="CommentReference"/>
        </w:rPr>
        <w:annotationRef/>
      </w:r>
      <w:r w:rsidRPr="23B37085">
        <w:t>Link in the intro, not here</w:t>
      </w:r>
    </w:p>
  </w:comment>
  <w:comment w:id="23" w:author="Guest User" w:date="2026-05-20T14:47:00Z" w:initials="GU">
    <w:p w14:paraId="1D9E6259" w14:textId="121B34A4" w:rsidR="00A837F7" w:rsidRDefault="00A837F7">
      <w:pPr>
        <w:pStyle w:val="CommentText"/>
      </w:pPr>
      <w:r>
        <w:rPr>
          <w:rStyle w:val="CommentReference"/>
        </w:rPr>
        <w:annotationRef/>
      </w:r>
      <w:r w:rsidRPr="46C82DC6">
        <w:t xml:space="preserve">Also by trout and shags. The way it's written suggests that these are the two main predators. Maybe.....a number of predators including native longfin...... </w:t>
      </w:r>
    </w:p>
  </w:comment>
  <w:comment w:id="18" w:author="Frank Burdon" w:date="2026-05-08T19:06:00Z" w:initials="FB">
    <w:p w14:paraId="412E4C03" w14:textId="3061BE6C" w:rsidR="00C338B2" w:rsidRDefault="00C338B2">
      <w:pPr>
        <w:pStyle w:val="CommentText"/>
      </w:pPr>
      <w:r>
        <w:rPr>
          <w:rStyle w:val="CommentReference"/>
        </w:rPr>
        <w:annotationRef/>
      </w:r>
      <w:r w:rsidRPr="1EEB4FD2">
        <w:t>I think this is too much detail - catfish are still invading habitats, so initial intoduction date is less relevant, some kōura populations exist in the absence of tuna (i.e., selection coldspots). Can add detail in the intro/methods</w:t>
      </w:r>
    </w:p>
  </w:comment>
  <w:comment w:id="131" w:author="Guest User" w:date="2026-05-20T16:51:00Z" w:initials="GU">
    <w:p w14:paraId="1E26709A" w14:textId="2307E0D4" w:rsidR="0069625D" w:rsidRDefault="0069625D">
      <w:pPr>
        <w:pStyle w:val="CommentText"/>
      </w:pPr>
      <w:r>
        <w:rPr>
          <w:rStyle w:val="CommentReference"/>
        </w:rPr>
        <w:annotationRef/>
      </w:r>
      <w:r w:rsidRPr="1D25891E">
        <w:t>Yes, they have but not necessarily in the Rotorua Te Arawa Lakes, see comment above.</w:t>
      </w:r>
    </w:p>
  </w:comment>
  <w:comment w:id="136" w:author="Guest User" w:date="2026-05-20T14:58:00Z" w:initials="GU">
    <w:p w14:paraId="7AB9BE20" w14:textId="7FC5E228" w:rsidR="00A837F7" w:rsidRDefault="00A837F7">
      <w:pPr>
        <w:pStyle w:val="CommentText"/>
      </w:pPr>
      <w:r>
        <w:rPr>
          <w:rStyle w:val="CommentReference"/>
        </w:rPr>
        <w:annotationRef/>
      </w:r>
      <w:r w:rsidRPr="0D779894">
        <w:t>Might be worth putting Laura's theis as as reference here too</w:t>
      </w:r>
    </w:p>
  </w:comment>
  <w:comment w:id="146" w:author="Deniz Ozkundakci" w:date="2026-05-20T12:26:00Z" w:initials="DO">
    <w:p w14:paraId="523A9C38" w14:textId="7EC27E5F" w:rsidR="00A837F7" w:rsidRDefault="00A837F7">
      <w:pPr>
        <w:pStyle w:val="CommentText"/>
      </w:pPr>
      <w:r>
        <w:rPr>
          <w:rStyle w:val="CommentReference"/>
        </w:rPr>
        <w:annotationRef/>
      </w:r>
      <w:r w:rsidRPr="639F3E76">
        <w:t>deleted as this gives the impression that you tested for this directly</w:t>
      </w:r>
    </w:p>
  </w:comment>
  <w:comment w:id="191" w:author="Guest User" w:date="2026-05-20T15:01:00Z" w:initials="GU">
    <w:p w14:paraId="69517E59" w14:textId="0E5AA12B" w:rsidR="00A837F7" w:rsidRDefault="00A837F7">
      <w:pPr>
        <w:pStyle w:val="CommentText"/>
      </w:pPr>
      <w:r>
        <w:rPr>
          <w:rStyle w:val="CommentReference"/>
        </w:rPr>
        <w:annotationRef/>
      </w:r>
      <w:r w:rsidRPr="0E15729F">
        <w:t>Martin et al 2007 -Taonga and mahinga kai of the Te Arawa Lakes:a review of current knowledge - tuna</w:t>
      </w:r>
    </w:p>
  </w:comment>
  <w:comment w:id="193" w:author="Deniz Ozkundakci" w:date="2026-05-20T12:44:00Z" w:initials="DO">
    <w:p w14:paraId="2F610024" w14:textId="2D9AA423" w:rsidR="00A837F7" w:rsidRDefault="00A837F7">
      <w:pPr>
        <w:pStyle w:val="CommentText"/>
      </w:pPr>
      <w:r>
        <w:rPr>
          <w:rStyle w:val="CommentReference"/>
        </w:rPr>
        <w:annotationRef/>
      </w:r>
      <w:r w:rsidRPr="1FC26C06">
        <w:t>do we need to state that koura are present in this lake?</w:t>
      </w:r>
    </w:p>
  </w:comment>
  <w:comment w:id="215" w:author="Deniz Ozkundakci" w:date="2026-05-20T12:57:00Z" w:initials="DO">
    <w:p w14:paraId="26B77BBF" w14:textId="3D834960" w:rsidR="00A837F7" w:rsidRDefault="00A837F7">
      <w:pPr>
        <w:pStyle w:val="CommentText"/>
      </w:pPr>
      <w:r>
        <w:rPr>
          <w:rStyle w:val="CommentReference"/>
        </w:rPr>
        <w:annotationRef/>
      </w:r>
      <w:r w:rsidRPr="5A254806">
        <w:t>If the exact timings are important for reproducibility, this is ok. but you could say something like: ....5 h period, with observations spaced at progressively longer intervals throughout the experiment.</w:t>
      </w:r>
    </w:p>
  </w:comment>
  <w:comment w:id="216" w:author="Deniz Ozkundakci" w:date="2026-05-20T13:03:00Z" w:initials="DO">
    <w:p w14:paraId="03F39747" w14:textId="4F8E4697" w:rsidR="00A837F7" w:rsidRDefault="00A837F7">
      <w:pPr>
        <w:pStyle w:val="CommentText"/>
      </w:pPr>
      <w:r>
        <w:rPr>
          <w:rStyle w:val="CommentReference"/>
        </w:rPr>
        <w:annotationRef/>
      </w:r>
      <w:r w:rsidRPr="623EE792">
        <w:t xml:space="preserve">Just checking if dropping random effects entirely after model selection is ok. It seems justified, but should we ignore tank-level dependence altogether...retaining biologically meaningful random effects could be useful even if variance is small?? </w:t>
      </w:r>
    </w:p>
  </w:comment>
  <w:comment w:id="217" w:author="Deniz Ozkundakci" w:date="2026-05-20T13:05:00Z" w:initials="DO">
    <w:p w14:paraId="175F676F" w14:textId="1E6E5384" w:rsidR="00A837F7" w:rsidRDefault="00A837F7">
      <w:pPr>
        <w:pStyle w:val="CommentText"/>
      </w:pPr>
      <w:r>
        <w:rPr>
          <w:rStyle w:val="CommentReference"/>
        </w:rPr>
        <w:annotationRef/>
      </w:r>
      <w:r w:rsidRPr="6B82D7E1">
        <w:t>would you have to adjust you p value for multiple comarisons?</w:t>
      </w:r>
    </w:p>
  </w:comment>
  <w:comment w:id="220" w:author="Deniz Ozkundakci" w:date="2026-05-20T13:10:00Z" w:initials="DO">
    <w:p w14:paraId="41BE19A1" w14:textId="43F14274" w:rsidR="00A837F7" w:rsidRDefault="00A837F7">
      <w:pPr>
        <w:pStyle w:val="CommentText"/>
      </w:pPr>
      <w:r>
        <w:rPr>
          <w:rStyle w:val="CommentReference"/>
        </w:rPr>
        <w:annotationRef/>
      </w:r>
      <w:r w:rsidRPr="71157B80">
        <w:t xml:space="preserve">But the starvation period is fully confounded with experimental round?? You can probably still include starvation period as a fixed effect, but you need to be careful with the interpretation. </w:t>
      </w:r>
    </w:p>
  </w:comment>
  <w:comment w:id="227" w:author="Deniz Ozkundakci" w:date="2026-05-20T13:25:00Z" w:initials="DO">
    <w:p w14:paraId="136C470F" w14:textId="41D75E1E" w:rsidR="00A837F7" w:rsidRDefault="00A837F7">
      <w:pPr>
        <w:pStyle w:val="CommentText"/>
      </w:pPr>
      <w:r>
        <w:rPr>
          <w:rStyle w:val="CommentReference"/>
        </w:rPr>
        <w:annotationRef/>
      </w:r>
      <w:r w:rsidRPr="3DAFF0C7">
        <w:t>this is an excellent point to make in the introduction; I don't seem to remember that you talked about this  where you introduced NCEs</w:t>
      </w:r>
    </w:p>
  </w:comment>
  <w:comment w:id="301" w:author="Deniz Ozkundakci" w:date="2026-05-20T15:09:00Z" w:initials="DO">
    <w:p w14:paraId="5E568224" w14:textId="5001B65D" w:rsidR="00A837F7" w:rsidRDefault="00A837F7">
      <w:pPr>
        <w:pStyle w:val="CommentText"/>
      </w:pPr>
      <w:r>
        <w:rPr>
          <w:rStyle w:val="CommentReference"/>
        </w:rPr>
        <w:annotationRef/>
      </w:r>
      <w:r w:rsidRPr="05B84EFE">
        <w:t>Nice set up for your other thesis chapter!</w:t>
      </w:r>
    </w:p>
  </w:comment>
  <w:comment w:id="313" w:author="Deniz Ozkundakci" w:date="2026-05-20T15:12:00Z" w:initials="DO">
    <w:p w14:paraId="4E45E9E3" w14:textId="7186F4BE" w:rsidR="00A837F7" w:rsidRDefault="00A837F7">
      <w:pPr>
        <w:pStyle w:val="CommentText"/>
      </w:pPr>
      <w:r>
        <w:rPr>
          <w:rStyle w:val="CommentReference"/>
        </w:rPr>
        <w:annotationRef/>
      </w:r>
      <w:r w:rsidRPr="2BA9CEE0">
        <w:t>I think the original wording was slightly stronger than what your first sentence in this paragraph statistically supports.</w:t>
      </w:r>
    </w:p>
  </w:comment>
  <w:comment w:id="316" w:author="Guest User" w:date="2026-05-20T17:00:00Z" w:initials="GU">
    <w:p w14:paraId="173BE699" w14:textId="65728510" w:rsidR="004F1FEC" w:rsidRDefault="004F1FEC">
      <w:pPr>
        <w:pStyle w:val="CommentText"/>
      </w:pPr>
      <w:r>
        <w:rPr>
          <w:rStyle w:val="CommentReference"/>
        </w:rPr>
        <w:annotationRef/>
      </w:r>
      <w:r w:rsidRPr="409CCE89">
        <w:t xml:space="preserve">See my comments above regarding co-evolutionary history of tuna and kōura in the Arawa lakes. I think you need to mention that tuna and kōura may have been seperated for a considerable amount of time, potentially 700 years or more. </w:t>
      </w:r>
    </w:p>
  </w:comment>
  <w:comment w:id="318" w:author="Raven, Olivier (Student)" w:date="2026-05-21T11:02:00Z" w:initials="OR">
    <w:p w14:paraId="0D04DBFA" w14:textId="77777777" w:rsidR="00AC4EA8" w:rsidRDefault="00AC4EA8" w:rsidP="00AC4EA8">
      <w:pPr>
        <w:pStyle w:val="CommentText"/>
      </w:pPr>
      <w:r>
        <w:rPr>
          <w:rStyle w:val="CommentReference"/>
        </w:rPr>
        <w:annotationRef/>
      </w:r>
      <w:r>
        <w:t xml:space="preserve">I wonder if there is a more specific word we can use to relate this back to the behavior...e.g., proportionate or measrued? </w:t>
      </w:r>
    </w:p>
  </w:comment>
  <w:comment w:id="322" w:author="Deniz Ozkundakci" w:date="2026-05-20T15:37:00Z" w:initials="DO">
    <w:p w14:paraId="441395A9" w14:textId="4378651F" w:rsidR="00A837F7" w:rsidRDefault="00A837F7">
      <w:pPr>
        <w:pStyle w:val="CommentText"/>
      </w:pPr>
      <w:r>
        <w:rPr>
          <w:rStyle w:val="CommentReference"/>
        </w:rPr>
        <w:annotationRef/>
      </w:r>
      <w:r w:rsidRPr="1A492CCA">
        <w:t>I am not sure about this wording. maybe something along these lines: A persistent high-intensity refuge response to eels would likely impose substantial foraging costs.</w:t>
      </w:r>
    </w:p>
  </w:comment>
  <w:comment w:id="323" w:author="Deniz Ozkundakci" w:date="2026-05-20T15:40:00Z" w:initials="DO">
    <w:p w14:paraId="3D185D8B" w14:textId="060833DC" w:rsidR="00A837F7" w:rsidRDefault="00A837F7">
      <w:pPr>
        <w:pStyle w:val="CommentText"/>
      </w:pPr>
      <w:r>
        <w:rPr>
          <w:rStyle w:val="CommentReference"/>
        </w:rPr>
        <w:annotationRef/>
      </w:r>
      <w:r w:rsidRPr="3F4D48EB">
        <w:t>Up until here, I think the explanation is great, but this gets speculative pretty quickly now.</w:t>
      </w:r>
    </w:p>
  </w:comment>
  <w:comment w:id="326" w:author="Deniz Ozkundakci" w:date="2026-05-20T15:43:00Z" w:initials="DO">
    <w:p w14:paraId="02EB4C10" w14:textId="39D94D4B" w:rsidR="00A837F7" w:rsidRDefault="00A837F7">
      <w:pPr>
        <w:pStyle w:val="CommentText"/>
      </w:pPr>
      <w:r>
        <w:rPr>
          <w:rStyle w:val="CommentReference"/>
        </w:rPr>
        <w:annotationRef/>
      </w:r>
      <w:r w:rsidRPr="3FFD1454">
        <w:t>very nice opening sentence!</w:t>
      </w:r>
    </w:p>
  </w:comment>
  <w:comment w:id="329" w:author="Deniz Ozkundakci" w:date="2026-05-20T15:42:00Z" w:initials="DO">
    <w:p w14:paraId="3CCB91B6" w14:textId="25CEC8B9" w:rsidR="00A837F7" w:rsidRDefault="00A837F7">
      <w:pPr>
        <w:pStyle w:val="CommentText"/>
      </w:pPr>
      <w:r>
        <w:rPr>
          <w:rStyle w:val="CommentReference"/>
        </w:rPr>
        <w:annotationRef/>
      </w:r>
      <w:r w:rsidRPr="0AF6AC1F">
        <w:t>I wonder if there is a more specific word we can use to relate this back to the behavior...e.g., proportionate or measrued?</w:t>
      </w:r>
    </w:p>
  </w:comment>
  <w:comment w:id="330" w:author="Guest User" w:date="2026-05-20T15:23:00Z" w:initials="GU">
    <w:p w14:paraId="5B894F2C" w14:textId="14F7D23A" w:rsidR="00A34F57" w:rsidRDefault="00A837F7">
      <w:pPr>
        <w:pStyle w:val="CommentText"/>
      </w:pPr>
      <w:r>
        <w:rPr>
          <w:rStyle w:val="CommentReference"/>
        </w:rPr>
        <w:annotationRef/>
      </w:r>
      <w:r w:rsidR="00A34F57" w:rsidRPr="083C0634">
        <w:t>Pleased to see this acknowledged here as it provides the basis for future studies. This would help to answer the co-evolutionary question.</w:t>
      </w:r>
    </w:p>
  </w:comment>
  <w:comment w:id="334" w:author="Guest User" w:date="2026-05-21T10:56:00Z" w:initials="GU">
    <w:p w14:paraId="1B7D299B" w14:textId="71E1CB81" w:rsidR="00857AEC" w:rsidRDefault="00857AEC">
      <w:pPr>
        <w:pStyle w:val="CommentText"/>
      </w:pPr>
      <w:r>
        <w:rPr>
          <w:rStyle w:val="CommentReference"/>
        </w:rPr>
        <w:annotationRef/>
      </w:r>
      <w:r w:rsidRPr="40B43B63">
        <w:t>initiating the concept of this study for inclusion into the FishFutures programme and obtaining iwi consent etc....</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A7B5252" w15:done="0"/>
  <w15:commentEx w15:paraId="2D1FA589" w15:done="0"/>
  <w15:commentEx w15:paraId="19C73F64" w15:done="0"/>
  <w15:commentEx w15:paraId="1D9E6259" w15:done="0"/>
  <w15:commentEx w15:paraId="412E4C03" w15:done="0"/>
  <w15:commentEx w15:paraId="1E26709A" w15:done="0"/>
  <w15:commentEx w15:paraId="7AB9BE20" w15:done="0"/>
  <w15:commentEx w15:paraId="523A9C38" w15:done="0"/>
  <w15:commentEx w15:paraId="69517E59" w15:done="0"/>
  <w15:commentEx w15:paraId="2F610024" w15:done="0"/>
  <w15:commentEx w15:paraId="26B77BBF" w15:done="0"/>
  <w15:commentEx w15:paraId="03F39747" w15:done="0"/>
  <w15:commentEx w15:paraId="175F676F" w15:done="0"/>
  <w15:commentEx w15:paraId="41BE19A1" w15:done="0"/>
  <w15:commentEx w15:paraId="136C470F" w15:done="0"/>
  <w15:commentEx w15:paraId="5E568224" w15:done="0"/>
  <w15:commentEx w15:paraId="4E45E9E3" w15:done="0"/>
  <w15:commentEx w15:paraId="173BE699" w15:done="0"/>
  <w15:commentEx w15:paraId="0D04DBFA" w15:done="0"/>
  <w15:commentEx w15:paraId="441395A9" w15:done="0"/>
  <w15:commentEx w15:paraId="3D185D8B" w15:done="0"/>
  <w15:commentEx w15:paraId="02EB4C10" w15:done="0"/>
  <w15:commentEx w15:paraId="3CCB91B6" w15:done="0"/>
  <w15:commentEx w15:paraId="5B894F2C" w15:done="0"/>
  <w15:commentEx w15:paraId="1B7D299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5249BB8" w16cex:dateUtc="2026-05-20T04:48:00Z"/>
  <w16cex:commentExtensible w16cex:durableId="3ADF4930" w16cex:dateUtc="2026-05-08T07:02:00Z"/>
  <w16cex:commentExtensible w16cex:durableId="7B0B45A4" w16cex:dateUtc="2026-05-08T07:04:00Z"/>
  <w16cex:commentExtensible w16cex:durableId="79CADD69" w16cex:dateUtc="2026-05-20T02:47:00Z"/>
  <w16cex:commentExtensible w16cex:durableId="579BABF9" w16cex:dateUtc="2026-05-08T07:06:00Z"/>
  <w16cex:commentExtensible w16cex:durableId="2A60EE8A" w16cex:dateUtc="2026-05-20T04:51:00Z"/>
  <w16cex:commentExtensible w16cex:durableId="0BC67F47" w16cex:dateUtc="2026-05-20T02:58:00Z"/>
  <w16cex:commentExtensible w16cex:durableId="4251DB0D" w16cex:dateUtc="2026-05-20T00:26:00Z"/>
  <w16cex:commentExtensible w16cex:durableId="4B8D2957" w16cex:dateUtc="2026-05-20T03:01:00Z"/>
  <w16cex:commentExtensible w16cex:durableId="6EFB89D7" w16cex:dateUtc="2026-05-20T00:44:00Z"/>
  <w16cex:commentExtensible w16cex:durableId="4628F495" w16cex:dateUtc="2026-05-20T00:57:00Z"/>
  <w16cex:commentExtensible w16cex:durableId="001EE5DF" w16cex:dateUtc="2026-05-20T01:03:00Z"/>
  <w16cex:commentExtensible w16cex:durableId="3A7B1B7B" w16cex:dateUtc="2026-05-20T01:05:00Z"/>
  <w16cex:commentExtensible w16cex:durableId="5C3CAA4A" w16cex:dateUtc="2026-05-20T01:10:00Z"/>
  <w16cex:commentExtensible w16cex:durableId="6E51D5BD" w16cex:dateUtc="2026-05-20T01:25:00Z"/>
  <w16cex:commentExtensible w16cex:durableId="169DE9E6" w16cex:dateUtc="2026-05-20T03:09:00Z"/>
  <w16cex:commentExtensible w16cex:durableId="530D7A0A" w16cex:dateUtc="2026-05-20T03:12:00Z"/>
  <w16cex:commentExtensible w16cex:durableId="4F4C9B1B" w16cex:dateUtc="2026-05-20T05:00:00Z"/>
  <w16cex:commentExtensible w16cex:durableId="17C6D440" w16cex:dateUtc="2026-05-20T23:02:00Z"/>
  <w16cex:commentExtensible w16cex:durableId="347A0AB5" w16cex:dateUtc="2026-05-20T03:37:00Z"/>
  <w16cex:commentExtensible w16cex:durableId="773C81FD" w16cex:dateUtc="2026-05-20T03:40:00Z"/>
  <w16cex:commentExtensible w16cex:durableId="2223F005" w16cex:dateUtc="2026-05-20T03:43:00Z"/>
  <w16cex:commentExtensible w16cex:durableId="3A2F8966" w16cex:dateUtc="2026-05-20T03:42:00Z"/>
  <w16cex:commentExtensible w16cex:durableId="395EA449" w16cex:dateUtc="2026-05-20T03:23:00Z"/>
  <w16cex:commentExtensible w16cex:durableId="1C25FD29" w16cex:dateUtc="2026-05-20T22:5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A7B5252" w16cid:durableId="75249BB8"/>
  <w16cid:commentId w16cid:paraId="2D1FA589" w16cid:durableId="3ADF4930"/>
  <w16cid:commentId w16cid:paraId="19C73F64" w16cid:durableId="7B0B45A4"/>
  <w16cid:commentId w16cid:paraId="1D9E6259" w16cid:durableId="79CADD69"/>
  <w16cid:commentId w16cid:paraId="412E4C03" w16cid:durableId="579BABF9"/>
  <w16cid:commentId w16cid:paraId="1E26709A" w16cid:durableId="2A60EE8A"/>
  <w16cid:commentId w16cid:paraId="7AB9BE20" w16cid:durableId="0BC67F47"/>
  <w16cid:commentId w16cid:paraId="523A9C38" w16cid:durableId="4251DB0D"/>
  <w16cid:commentId w16cid:paraId="69517E59" w16cid:durableId="4B8D2957"/>
  <w16cid:commentId w16cid:paraId="2F610024" w16cid:durableId="6EFB89D7"/>
  <w16cid:commentId w16cid:paraId="26B77BBF" w16cid:durableId="4628F495"/>
  <w16cid:commentId w16cid:paraId="03F39747" w16cid:durableId="001EE5DF"/>
  <w16cid:commentId w16cid:paraId="175F676F" w16cid:durableId="3A7B1B7B"/>
  <w16cid:commentId w16cid:paraId="41BE19A1" w16cid:durableId="5C3CAA4A"/>
  <w16cid:commentId w16cid:paraId="136C470F" w16cid:durableId="6E51D5BD"/>
  <w16cid:commentId w16cid:paraId="5E568224" w16cid:durableId="169DE9E6"/>
  <w16cid:commentId w16cid:paraId="4E45E9E3" w16cid:durableId="530D7A0A"/>
  <w16cid:commentId w16cid:paraId="173BE699" w16cid:durableId="4F4C9B1B"/>
  <w16cid:commentId w16cid:paraId="0D04DBFA" w16cid:durableId="17C6D440"/>
  <w16cid:commentId w16cid:paraId="441395A9" w16cid:durableId="347A0AB5"/>
  <w16cid:commentId w16cid:paraId="3D185D8B" w16cid:durableId="773C81FD"/>
  <w16cid:commentId w16cid:paraId="02EB4C10" w16cid:durableId="2223F005"/>
  <w16cid:commentId w16cid:paraId="3CCB91B6" w16cid:durableId="3A2F8966"/>
  <w16cid:commentId w16cid:paraId="5B894F2C" w16cid:durableId="395EA449"/>
  <w16cid:commentId w16cid:paraId="1B7D299B" w16cid:durableId="1C25FD2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76E872" w14:textId="77777777" w:rsidR="00CA6FA6" w:rsidRDefault="00CA6FA6" w:rsidP="001B76F5">
      <w:pPr>
        <w:spacing w:after="0" w:line="240" w:lineRule="auto"/>
      </w:pPr>
      <w:r>
        <w:separator/>
      </w:r>
    </w:p>
  </w:endnote>
  <w:endnote w:type="continuationSeparator" w:id="0">
    <w:p w14:paraId="2D81F0E2" w14:textId="77777777" w:rsidR="00CA6FA6" w:rsidRDefault="00CA6FA6" w:rsidP="001B76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E18DC8" w14:textId="77777777" w:rsidR="00806DA9" w:rsidRDefault="00806DA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20271087"/>
      <w:docPartObj>
        <w:docPartGallery w:val="Page Numbers (Bottom of Page)"/>
        <w:docPartUnique/>
      </w:docPartObj>
    </w:sdtPr>
    <w:sdtEndPr>
      <w:rPr>
        <w:noProof/>
      </w:rPr>
    </w:sdtEndPr>
    <w:sdtContent>
      <w:p w14:paraId="6C5B41F7" w14:textId="3DCD9290" w:rsidR="001B76F5" w:rsidRDefault="001B76F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374E1E7" w14:textId="77777777" w:rsidR="001B76F5" w:rsidRDefault="001B76F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F9863A" w14:textId="77777777" w:rsidR="00806DA9" w:rsidRDefault="00806DA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9BC9DF" w14:textId="77777777" w:rsidR="00CA6FA6" w:rsidRDefault="00CA6FA6" w:rsidP="001B76F5">
      <w:pPr>
        <w:spacing w:after="0" w:line="240" w:lineRule="auto"/>
      </w:pPr>
      <w:r>
        <w:separator/>
      </w:r>
    </w:p>
  </w:footnote>
  <w:footnote w:type="continuationSeparator" w:id="0">
    <w:p w14:paraId="3F6D580A" w14:textId="77777777" w:rsidR="00CA6FA6" w:rsidRDefault="00CA6FA6" w:rsidP="001B76F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F6AB0F" w14:textId="77777777" w:rsidR="00806DA9" w:rsidRDefault="00806DA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0A7985" w14:textId="77777777" w:rsidR="00806DA9" w:rsidRDefault="00806DA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6F48C6" w14:textId="77777777" w:rsidR="00806DA9" w:rsidRDefault="00806DA9">
    <w:pPr>
      <w:pStyle w:val="Header"/>
    </w:pPr>
  </w:p>
</w:hdr>
</file>

<file path=word/intelligence2.xml><?xml version="1.0" encoding="utf-8"?>
<int2:intelligence xmlns:int2="http://schemas.microsoft.com/office/intelligence/2020/intelligence" xmlns:oel="http://schemas.microsoft.com/office/2019/extlst">
  <int2:observations>
    <int2:textHash int2:hashCode="aKKtP9FCYdCUTh" int2:id="CAieeJ4C">
      <int2:state int2:value="Rejected" int2:type="spell"/>
    </int2:textHash>
    <int2:textHash int2:hashCode="kzoknB+Xdktbgh" int2:id="fYBahWaI">
      <int2:state int2:value="Rejected" int2:type="spell"/>
    </int2:textHash>
    <int2:textHash int2:hashCode="4WbiZprvyFOxnH" int2:id="i2SNo1Et">
      <int2:state int2:value="Rejected" int2:type="spell"/>
    </int2:textHash>
    <int2:bookmark int2:bookmarkName="_Int_LLfg4Fga" int2:invalidationBookmarkName="" int2:hashCode="aH6YQGeJaOSvmn" int2:id="3Hx0pUzy">
      <int2:state int2:value="Rejected" int2:type="spell"/>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15FBC1"/>
    <w:multiLevelType w:val="multilevel"/>
    <w:tmpl w:val="B0845F3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2D6F177F"/>
    <w:multiLevelType w:val="hybridMultilevel"/>
    <w:tmpl w:val="03727018"/>
    <w:lvl w:ilvl="0" w:tplc="B87632D4">
      <w:start w:val="1"/>
      <w:numFmt w:val="bullet"/>
      <w:lvlText w:val=""/>
      <w:lvlJc w:val="left"/>
      <w:pPr>
        <w:ind w:left="720" w:hanging="360"/>
      </w:pPr>
      <w:rPr>
        <w:rFonts w:ascii="Symbol" w:hAnsi="Symbol" w:hint="default"/>
      </w:rPr>
    </w:lvl>
    <w:lvl w:ilvl="1" w:tplc="3AD21768">
      <w:start w:val="1"/>
      <w:numFmt w:val="bullet"/>
      <w:lvlText w:val="o"/>
      <w:lvlJc w:val="left"/>
      <w:pPr>
        <w:ind w:left="1440" w:hanging="360"/>
      </w:pPr>
      <w:rPr>
        <w:rFonts w:ascii="Courier New" w:hAnsi="Courier New" w:hint="default"/>
      </w:rPr>
    </w:lvl>
    <w:lvl w:ilvl="2" w:tplc="40FED436">
      <w:start w:val="1"/>
      <w:numFmt w:val="bullet"/>
      <w:lvlText w:val=""/>
      <w:lvlJc w:val="left"/>
      <w:pPr>
        <w:ind w:left="2160" w:hanging="360"/>
      </w:pPr>
      <w:rPr>
        <w:rFonts w:ascii="Wingdings" w:hAnsi="Wingdings" w:hint="default"/>
      </w:rPr>
    </w:lvl>
    <w:lvl w:ilvl="3" w:tplc="91D057E6">
      <w:start w:val="1"/>
      <w:numFmt w:val="bullet"/>
      <w:lvlText w:val=""/>
      <w:lvlJc w:val="left"/>
      <w:pPr>
        <w:ind w:left="2880" w:hanging="360"/>
      </w:pPr>
      <w:rPr>
        <w:rFonts w:ascii="Symbol" w:hAnsi="Symbol" w:hint="default"/>
      </w:rPr>
    </w:lvl>
    <w:lvl w:ilvl="4" w:tplc="8DAEDEC0">
      <w:start w:val="1"/>
      <w:numFmt w:val="bullet"/>
      <w:lvlText w:val="o"/>
      <w:lvlJc w:val="left"/>
      <w:pPr>
        <w:ind w:left="3600" w:hanging="360"/>
      </w:pPr>
      <w:rPr>
        <w:rFonts w:ascii="Courier New" w:hAnsi="Courier New" w:hint="default"/>
      </w:rPr>
    </w:lvl>
    <w:lvl w:ilvl="5" w:tplc="F75E5AAE">
      <w:start w:val="1"/>
      <w:numFmt w:val="bullet"/>
      <w:lvlText w:val=""/>
      <w:lvlJc w:val="left"/>
      <w:pPr>
        <w:ind w:left="4320" w:hanging="360"/>
      </w:pPr>
      <w:rPr>
        <w:rFonts w:ascii="Wingdings" w:hAnsi="Wingdings" w:hint="default"/>
      </w:rPr>
    </w:lvl>
    <w:lvl w:ilvl="6" w:tplc="21065B50">
      <w:start w:val="1"/>
      <w:numFmt w:val="bullet"/>
      <w:lvlText w:val=""/>
      <w:lvlJc w:val="left"/>
      <w:pPr>
        <w:ind w:left="5040" w:hanging="360"/>
      </w:pPr>
      <w:rPr>
        <w:rFonts w:ascii="Symbol" w:hAnsi="Symbol" w:hint="default"/>
      </w:rPr>
    </w:lvl>
    <w:lvl w:ilvl="7" w:tplc="A1E69B90">
      <w:start w:val="1"/>
      <w:numFmt w:val="bullet"/>
      <w:lvlText w:val="o"/>
      <w:lvlJc w:val="left"/>
      <w:pPr>
        <w:ind w:left="5760" w:hanging="360"/>
      </w:pPr>
      <w:rPr>
        <w:rFonts w:ascii="Courier New" w:hAnsi="Courier New" w:hint="default"/>
      </w:rPr>
    </w:lvl>
    <w:lvl w:ilvl="8" w:tplc="6450BE4A">
      <w:start w:val="1"/>
      <w:numFmt w:val="bullet"/>
      <w:lvlText w:val=""/>
      <w:lvlJc w:val="left"/>
      <w:pPr>
        <w:ind w:left="6480" w:hanging="360"/>
      </w:pPr>
      <w:rPr>
        <w:rFonts w:ascii="Wingdings" w:hAnsi="Wingdings" w:hint="default"/>
      </w:rPr>
    </w:lvl>
  </w:abstractNum>
  <w:abstractNum w:abstractNumId="2" w15:restartNumberingAfterBreak="0">
    <w:nsid w:val="2EC6226D"/>
    <w:multiLevelType w:val="multilevel"/>
    <w:tmpl w:val="E59C2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FF97521"/>
    <w:multiLevelType w:val="multilevel"/>
    <w:tmpl w:val="74BCA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10C19F8"/>
    <w:multiLevelType w:val="hybridMultilevel"/>
    <w:tmpl w:val="E544F33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756738E5"/>
    <w:multiLevelType w:val="hybridMultilevel"/>
    <w:tmpl w:val="C3D66610"/>
    <w:lvl w:ilvl="0" w:tplc="13586F0A">
      <w:start w:val="1"/>
      <w:numFmt w:val="decimal"/>
      <w:lvlText w:val="%1."/>
      <w:lvlJc w:val="left"/>
      <w:pPr>
        <w:ind w:left="1440" w:hanging="360"/>
      </w:pPr>
    </w:lvl>
    <w:lvl w:ilvl="1" w:tplc="58A8BFCC">
      <w:start w:val="1"/>
      <w:numFmt w:val="decimal"/>
      <w:lvlText w:val="%2."/>
      <w:lvlJc w:val="left"/>
      <w:pPr>
        <w:ind w:left="1440" w:hanging="360"/>
      </w:pPr>
    </w:lvl>
    <w:lvl w:ilvl="2" w:tplc="AB08E134">
      <w:start w:val="1"/>
      <w:numFmt w:val="decimal"/>
      <w:lvlText w:val="%3."/>
      <w:lvlJc w:val="left"/>
      <w:pPr>
        <w:ind w:left="1440" w:hanging="360"/>
      </w:pPr>
    </w:lvl>
    <w:lvl w:ilvl="3" w:tplc="3880F976">
      <w:start w:val="1"/>
      <w:numFmt w:val="decimal"/>
      <w:lvlText w:val="%4."/>
      <w:lvlJc w:val="left"/>
      <w:pPr>
        <w:ind w:left="1440" w:hanging="360"/>
      </w:pPr>
    </w:lvl>
    <w:lvl w:ilvl="4" w:tplc="D96CACCE">
      <w:start w:val="1"/>
      <w:numFmt w:val="decimal"/>
      <w:lvlText w:val="%5."/>
      <w:lvlJc w:val="left"/>
      <w:pPr>
        <w:ind w:left="1440" w:hanging="360"/>
      </w:pPr>
    </w:lvl>
    <w:lvl w:ilvl="5" w:tplc="DF94DE96">
      <w:start w:val="1"/>
      <w:numFmt w:val="decimal"/>
      <w:lvlText w:val="%6."/>
      <w:lvlJc w:val="left"/>
      <w:pPr>
        <w:ind w:left="1440" w:hanging="360"/>
      </w:pPr>
    </w:lvl>
    <w:lvl w:ilvl="6" w:tplc="CD908938">
      <w:start w:val="1"/>
      <w:numFmt w:val="decimal"/>
      <w:lvlText w:val="%7."/>
      <w:lvlJc w:val="left"/>
      <w:pPr>
        <w:ind w:left="1440" w:hanging="360"/>
      </w:pPr>
    </w:lvl>
    <w:lvl w:ilvl="7" w:tplc="8C680E2A">
      <w:start w:val="1"/>
      <w:numFmt w:val="decimal"/>
      <w:lvlText w:val="%8."/>
      <w:lvlJc w:val="left"/>
      <w:pPr>
        <w:ind w:left="1440" w:hanging="360"/>
      </w:pPr>
    </w:lvl>
    <w:lvl w:ilvl="8" w:tplc="B0F8C790">
      <w:start w:val="1"/>
      <w:numFmt w:val="decimal"/>
      <w:lvlText w:val="%9."/>
      <w:lvlJc w:val="left"/>
      <w:pPr>
        <w:ind w:left="1440" w:hanging="360"/>
      </w:pPr>
    </w:lvl>
  </w:abstractNum>
  <w:num w:numId="1" w16cid:durableId="1562517575">
    <w:abstractNumId w:val="0"/>
  </w:num>
  <w:num w:numId="2" w16cid:durableId="36200200">
    <w:abstractNumId w:val="1"/>
  </w:num>
  <w:num w:numId="3" w16cid:durableId="2122214296">
    <w:abstractNumId w:val="2"/>
  </w:num>
  <w:num w:numId="4" w16cid:durableId="272371304">
    <w:abstractNumId w:val="3"/>
  </w:num>
  <w:num w:numId="5" w16cid:durableId="1479609904">
    <w:abstractNumId w:val="4"/>
  </w:num>
  <w:num w:numId="6" w16cid:durableId="816721522">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aven, Olivier (Student)">
    <w15:presenceInfo w15:providerId="AD" w15:userId="S::or81@students.waikato.ac.nz::e271f6c9-056d-4468-bbaf-9e72d555f806"/>
  </w15:person>
  <w15:person w15:author="Guest User">
    <w15:presenceInfo w15:providerId="AD" w15:userId="S::urn:spo:tenantanon#220f5dc3-9452-48e5-9b4f-888df42f7a2d::"/>
  </w15:person>
  <w15:person w15:author="Frank Burdon">
    <w15:presenceInfo w15:providerId="AD" w15:userId="S::frank.burdon@waikato.ac.nz::266a3963-8d8e-4a25-8b9d-09f4644bb8d2"/>
  </w15:person>
  <w15:person w15:author="Deniz Ozkundakci">
    <w15:presenceInfo w15:providerId="AD" w15:userId="S::deniz.ozkundakci@waikato.ac.nz::a32cfe93-468d-4f77-b9f5-02405b100b9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3E54"/>
    <w:rsid w:val="000000ED"/>
    <w:rsid w:val="00000249"/>
    <w:rsid w:val="0000029E"/>
    <w:rsid w:val="00000946"/>
    <w:rsid w:val="00000A16"/>
    <w:rsid w:val="00000F86"/>
    <w:rsid w:val="00001158"/>
    <w:rsid w:val="00001190"/>
    <w:rsid w:val="00001661"/>
    <w:rsid w:val="00001984"/>
    <w:rsid w:val="00001AA0"/>
    <w:rsid w:val="00001E73"/>
    <w:rsid w:val="00001EE4"/>
    <w:rsid w:val="000021D0"/>
    <w:rsid w:val="0000234F"/>
    <w:rsid w:val="00002482"/>
    <w:rsid w:val="00002595"/>
    <w:rsid w:val="000026D9"/>
    <w:rsid w:val="00002886"/>
    <w:rsid w:val="0000290C"/>
    <w:rsid w:val="00002F67"/>
    <w:rsid w:val="00003349"/>
    <w:rsid w:val="000036B0"/>
    <w:rsid w:val="000037BB"/>
    <w:rsid w:val="000042DE"/>
    <w:rsid w:val="00004356"/>
    <w:rsid w:val="00004378"/>
    <w:rsid w:val="00004578"/>
    <w:rsid w:val="00004850"/>
    <w:rsid w:val="00004A34"/>
    <w:rsid w:val="00004CE2"/>
    <w:rsid w:val="00004FC0"/>
    <w:rsid w:val="00004FC4"/>
    <w:rsid w:val="00005B3B"/>
    <w:rsid w:val="000063C9"/>
    <w:rsid w:val="0000651C"/>
    <w:rsid w:val="000068FF"/>
    <w:rsid w:val="00006CB2"/>
    <w:rsid w:val="0000701C"/>
    <w:rsid w:val="0000724E"/>
    <w:rsid w:val="00007766"/>
    <w:rsid w:val="00007AAC"/>
    <w:rsid w:val="00007BA0"/>
    <w:rsid w:val="00010012"/>
    <w:rsid w:val="0001062C"/>
    <w:rsid w:val="00010E50"/>
    <w:rsid w:val="0001153C"/>
    <w:rsid w:val="000117D5"/>
    <w:rsid w:val="00011804"/>
    <w:rsid w:val="00011863"/>
    <w:rsid w:val="00011ABE"/>
    <w:rsid w:val="00011D59"/>
    <w:rsid w:val="00011DBD"/>
    <w:rsid w:val="00011DDA"/>
    <w:rsid w:val="00011EA4"/>
    <w:rsid w:val="00012021"/>
    <w:rsid w:val="00012161"/>
    <w:rsid w:val="000123F6"/>
    <w:rsid w:val="000127CA"/>
    <w:rsid w:val="00012D58"/>
    <w:rsid w:val="0001301E"/>
    <w:rsid w:val="00013227"/>
    <w:rsid w:val="00013309"/>
    <w:rsid w:val="00013787"/>
    <w:rsid w:val="000139B1"/>
    <w:rsid w:val="00013A3D"/>
    <w:rsid w:val="00013AC6"/>
    <w:rsid w:val="00013AD9"/>
    <w:rsid w:val="0001410B"/>
    <w:rsid w:val="00014562"/>
    <w:rsid w:val="0001475A"/>
    <w:rsid w:val="00014951"/>
    <w:rsid w:val="00014983"/>
    <w:rsid w:val="00015112"/>
    <w:rsid w:val="0001550A"/>
    <w:rsid w:val="000157B1"/>
    <w:rsid w:val="0001584C"/>
    <w:rsid w:val="000159EC"/>
    <w:rsid w:val="00015AB7"/>
    <w:rsid w:val="00015B28"/>
    <w:rsid w:val="00015FA2"/>
    <w:rsid w:val="00015FC8"/>
    <w:rsid w:val="00016046"/>
    <w:rsid w:val="0001621B"/>
    <w:rsid w:val="0001641C"/>
    <w:rsid w:val="00016437"/>
    <w:rsid w:val="0001699A"/>
    <w:rsid w:val="00016A81"/>
    <w:rsid w:val="000174D4"/>
    <w:rsid w:val="000175CF"/>
    <w:rsid w:val="000177BE"/>
    <w:rsid w:val="00017D71"/>
    <w:rsid w:val="00020099"/>
    <w:rsid w:val="00020579"/>
    <w:rsid w:val="00020C5C"/>
    <w:rsid w:val="00020FD2"/>
    <w:rsid w:val="00021170"/>
    <w:rsid w:val="000211F9"/>
    <w:rsid w:val="00021221"/>
    <w:rsid w:val="000212D0"/>
    <w:rsid w:val="000214B5"/>
    <w:rsid w:val="00021546"/>
    <w:rsid w:val="0002160C"/>
    <w:rsid w:val="0002167F"/>
    <w:rsid w:val="00021797"/>
    <w:rsid w:val="00021C13"/>
    <w:rsid w:val="00021FCC"/>
    <w:rsid w:val="00022027"/>
    <w:rsid w:val="0002202E"/>
    <w:rsid w:val="0002213A"/>
    <w:rsid w:val="00022305"/>
    <w:rsid w:val="0002249B"/>
    <w:rsid w:val="00022C31"/>
    <w:rsid w:val="00022D09"/>
    <w:rsid w:val="00022E03"/>
    <w:rsid w:val="00022ECC"/>
    <w:rsid w:val="00022ED9"/>
    <w:rsid w:val="0002301E"/>
    <w:rsid w:val="000232E6"/>
    <w:rsid w:val="00023663"/>
    <w:rsid w:val="00023A72"/>
    <w:rsid w:val="00023CC8"/>
    <w:rsid w:val="00023F53"/>
    <w:rsid w:val="00024507"/>
    <w:rsid w:val="00025545"/>
    <w:rsid w:val="000255A2"/>
    <w:rsid w:val="000257AA"/>
    <w:rsid w:val="0002586A"/>
    <w:rsid w:val="00025917"/>
    <w:rsid w:val="0002593D"/>
    <w:rsid w:val="00025A62"/>
    <w:rsid w:val="00025C74"/>
    <w:rsid w:val="00025F08"/>
    <w:rsid w:val="00026326"/>
    <w:rsid w:val="000263FD"/>
    <w:rsid w:val="000267DE"/>
    <w:rsid w:val="00026A29"/>
    <w:rsid w:val="00026B5F"/>
    <w:rsid w:val="00026D67"/>
    <w:rsid w:val="00026DE1"/>
    <w:rsid w:val="00026F4E"/>
    <w:rsid w:val="0002744E"/>
    <w:rsid w:val="00027869"/>
    <w:rsid w:val="0002791D"/>
    <w:rsid w:val="00027C66"/>
    <w:rsid w:val="00030078"/>
    <w:rsid w:val="000303B8"/>
    <w:rsid w:val="00030556"/>
    <w:rsid w:val="00030ABB"/>
    <w:rsid w:val="00030B83"/>
    <w:rsid w:val="00030BF2"/>
    <w:rsid w:val="00030C82"/>
    <w:rsid w:val="00030DAA"/>
    <w:rsid w:val="00031330"/>
    <w:rsid w:val="00031599"/>
    <w:rsid w:val="0003177E"/>
    <w:rsid w:val="000326C5"/>
    <w:rsid w:val="00032758"/>
    <w:rsid w:val="00032770"/>
    <w:rsid w:val="00032A18"/>
    <w:rsid w:val="00032C10"/>
    <w:rsid w:val="00032F4C"/>
    <w:rsid w:val="0003341E"/>
    <w:rsid w:val="00033437"/>
    <w:rsid w:val="00033827"/>
    <w:rsid w:val="00033F50"/>
    <w:rsid w:val="0003408F"/>
    <w:rsid w:val="00034121"/>
    <w:rsid w:val="00034437"/>
    <w:rsid w:val="00034AAF"/>
    <w:rsid w:val="00034B8D"/>
    <w:rsid w:val="00034BD5"/>
    <w:rsid w:val="00034D22"/>
    <w:rsid w:val="00034D66"/>
    <w:rsid w:val="00034EF0"/>
    <w:rsid w:val="0003512E"/>
    <w:rsid w:val="0003529A"/>
    <w:rsid w:val="000357FD"/>
    <w:rsid w:val="00035862"/>
    <w:rsid w:val="00035991"/>
    <w:rsid w:val="00035B07"/>
    <w:rsid w:val="00035BA0"/>
    <w:rsid w:val="00035E05"/>
    <w:rsid w:val="0003603E"/>
    <w:rsid w:val="000361F8"/>
    <w:rsid w:val="0003636F"/>
    <w:rsid w:val="000365B3"/>
    <w:rsid w:val="00036BFC"/>
    <w:rsid w:val="00036F00"/>
    <w:rsid w:val="0003726F"/>
    <w:rsid w:val="000373A0"/>
    <w:rsid w:val="00037492"/>
    <w:rsid w:val="00037B27"/>
    <w:rsid w:val="0004086A"/>
    <w:rsid w:val="00040B6E"/>
    <w:rsid w:val="00040B83"/>
    <w:rsid w:val="00040E0F"/>
    <w:rsid w:val="00040EC1"/>
    <w:rsid w:val="0004101C"/>
    <w:rsid w:val="00041027"/>
    <w:rsid w:val="0004172C"/>
    <w:rsid w:val="0004191F"/>
    <w:rsid w:val="00041A5F"/>
    <w:rsid w:val="00041DDB"/>
    <w:rsid w:val="00041F0B"/>
    <w:rsid w:val="00042106"/>
    <w:rsid w:val="00042665"/>
    <w:rsid w:val="0004283D"/>
    <w:rsid w:val="00042979"/>
    <w:rsid w:val="00042F8C"/>
    <w:rsid w:val="000430FA"/>
    <w:rsid w:val="0004327D"/>
    <w:rsid w:val="0004331A"/>
    <w:rsid w:val="000436A6"/>
    <w:rsid w:val="00043A10"/>
    <w:rsid w:val="00043B7D"/>
    <w:rsid w:val="000441D8"/>
    <w:rsid w:val="00044795"/>
    <w:rsid w:val="00044A69"/>
    <w:rsid w:val="00044BED"/>
    <w:rsid w:val="00044F7D"/>
    <w:rsid w:val="00045110"/>
    <w:rsid w:val="00045160"/>
    <w:rsid w:val="0004536D"/>
    <w:rsid w:val="000455BA"/>
    <w:rsid w:val="000456F8"/>
    <w:rsid w:val="00045B17"/>
    <w:rsid w:val="00045DD6"/>
    <w:rsid w:val="00046139"/>
    <w:rsid w:val="0004632D"/>
    <w:rsid w:val="000465C3"/>
    <w:rsid w:val="0004664B"/>
    <w:rsid w:val="000468E2"/>
    <w:rsid w:val="00046A2E"/>
    <w:rsid w:val="000471B9"/>
    <w:rsid w:val="000471D5"/>
    <w:rsid w:val="000472FC"/>
    <w:rsid w:val="000475BE"/>
    <w:rsid w:val="00047654"/>
    <w:rsid w:val="000478DC"/>
    <w:rsid w:val="00047D3A"/>
    <w:rsid w:val="00047D9C"/>
    <w:rsid w:val="00047FA5"/>
    <w:rsid w:val="00050499"/>
    <w:rsid w:val="00050516"/>
    <w:rsid w:val="0005086B"/>
    <w:rsid w:val="00050CBF"/>
    <w:rsid w:val="00050F6F"/>
    <w:rsid w:val="0005109A"/>
    <w:rsid w:val="000511D6"/>
    <w:rsid w:val="000518DD"/>
    <w:rsid w:val="00051A40"/>
    <w:rsid w:val="00051D9B"/>
    <w:rsid w:val="00051DA8"/>
    <w:rsid w:val="00051EF1"/>
    <w:rsid w:val="000521C5"/>
    <w:rsid w:val="000525A0"/>
    <w:rsid w:val="0005261D"/>
    <w:rsid w:val="000528ED"/>
    <w:rsid w:val="00052E1C"/>
    <w:rsid w:val="00053325"/>
    <w:rsid w:val="00053680"/>
    <w:rsid w:val="00053AA7"/>
    <w:rsid w:val="00053CBD"/>
    <w:rsid w:val="00053DD0"/>
    <w:rsid w:val="0005410D"/>
    <w:rsid w:val="000541B4"/>
    <w:rsid w:val="000546DE"/>
    <w:rsid w:val="00054A5F"/>
    <w:rsid w:val="00054B9A"/>
    <w:rsid w:val="000550FE"/>
    <w:rsid w:val="00055249"/>
    <w:rsid w:val="0005565E"/>
    <w:rsid w:val="000563D4"/>
    <w:rsid w:val="00056537"/>
    <w:rsid w:val="0005671F"/>
    <w:rsid w:val="0005674B"/>
    <w:rsid w:val="000567F1"/>
    <w:rsid w:val="000569BC"/>
    <w:rsid w:val="00056B07"/>
    <w:rsid w:val="00056ECA"/>
    <w:rsid w:val="00056EF8"/>
    <w:rsid w:val="00056FE1"/>
    <w:rsid w:val="00056FF2"/>
    <w:rsid w:val="00057549"/>
    <w:rsid w:val="000576E9"/>
    <w:rsid w:val="00057713"/>
    <w:rsid w:val="00057AC6"/>
    <w:rsid w:val="00057CCD"/>
    <w:rsid w:val="000606EE"/>
    <w:rsid w:val="000608E8"/>
    <w:rsid w:val="0006095C"/>
    <w:rsid w:val="00060E9F"/>
    <w:rsid w:val="00061316"/>
    <w:rsid w:val="000615E1"/>
    <w:rsid w:val="000617BA"/>
    <w:rsid w:val="0006190C"/>
    <w:rsid w:val="0006196F"/>
    <w:rsid w:val="00061DB0"/>
    <w:rsid w:val="00061F51"/>
    <w:rsid w:val="00061FE7"/>
    <w:rsid w:val="0006201A"/>
    <w:rsid w:val="00062353"/>
    <w:rsid w:val="00062D16"/>
    <w:rsid w:val="00062F2D"/>
    <w:rsid w:val="0006332F"/>
    <w:rsid w:val="0006344D"/>
    <w:rsid w:val="000634AA"/>
    <w:rsid w:val="000634FE"/>
    <w:rsid w:val="000636B6"/>
    <w:rsid w:val="00063DD9"/>
    <w:rsid w:val="00063F37"/>
    <w:rsid w:val="00063F4C"/>
    <w:rsid w:val="0006493D"/>
    <w:rsid w:val="00064AEB"/>
    <w:rsid w:val="00064D63"/>
    <w:rsid w:val="00064F3C"/>
    <w:rsid w:val="000652A2"/>
    <w:rsid w:val="0006545B"/>
    <w:rsid w:val="00065703"/>
    <w:rsid w:val="00065852"/>
    <w:rsid w:val="00065D10"/>
    <w:rsid w:val="00065D54"/>
    <w:rsid w:val="00065F22"/>
    <w:rsid w:val="000663FB"/>
    <w:rsid w:val="00066621"/>
    <w:rsid w:val="0006691C"/>
    <w:rsid w:val="00066D96"/>
    <w:rsid w:val="00066E3B"/>
    <w:rsid w:val="00066EFB"/>
    <w:rsid w:val="0006708B"/>
    <w:rsid w:val="000675E8"/>
    <w:rsid w:val="00067A08"/>
    <w:rsid w:val="00067A5A"/>
    <w:rsid w:val="00067D1D"/>
    <w:rsid w:val="0006B97E"/>
    <w:rsid w:val="00070593"/>
    <w:rsid w:val="00070829"/>
    <w:rsid w:val="000711FC"/>
    <w:rsid w:val="00071304"/>
    <w:rsid w:val="000714C5"/>
    <w:rsid w:val="000715F7"/>
    <w:rsid w:val="000716D4"/>
    <w:rsid w:val="00071DA6"/>
    <w:rsid w:val="000722B4"/>
    <w:rsid w:val="000725F1"/>
    <w:rsid w:val="0007261D"/>
    <w:rsid w:val="00072764"/>
    <w:rsid w:val="00072997"/>
    <w:rsid w:val="000729C4"/>
    <w:rsid w:val="00072D74"/>
    <w:rsid w:val="00072E12"/>
    <w:rsid w:val="0007311B"/>
    <w:rsid w:val="000731DF"/>
    <w:rsid w:val="00073887"/>
    <w:rsid w:val="00073910"/>
    <w:rsid w:val="00073EE0"/>
    <w:rsid w:val="00074132"/>
    <w:rsid w:val="00074332"/>
    <w:rsid w:val="00074442"/>
    <w:rsid w:val="000747F5"/>
    <w:rsid w:val="00074907"/>
    <w:rsid w:val="00074B76"/>
    <w:rsid w:val="00074DB0"/>
    <w:rsid w:val="00074F53"/>
    <w:rsid w:val="00074FC5"/>
    <w:rsid w:val="00075094"/>
    <w:rsid w:val="00075133"/>
    <w:rsid w:val="00075355"/>
    <w:rsid w:val="000755EA"/>
    <w:rsid w:val="0007594C"/>
    <w:rsid w:val="0007597E"/>
    <w:rsid w:val="00075FEB"/>
    <w:rsid w:val="00076417"/>
    <w:rsid w:val="0007645E"/>
    <w:rsid w:val="00076663"/>
    <w:rsid w:val="00076944"/>
    <w:rsid w:val="0007699F"/>
    <w:rsid w:val="00076CBB"/>
    <w:rsid w:val="00076D8E"/>
    <w:rsid w:val="00076E30"/>
    <w:rsid w:val="00076ED6"/>
    <w:rsid w:val="00076F8D"/>
    <w:rsid w:val="00077577"/>
    <w:rsid w:val="000775C2"/>
    <w:rsid w:val="000778EB"/>
    <w:rsid w:val="000800D6"/>
    <w:rsid w:val="00080471"/>
    <w:rsid w:val="0008057E"/>
    <w:rsid w:val="00080D45"/>
    <w:rsid w:val="00080F55"/>
    <w:rsid w:val="0008114D"/>
    <w:rsid w:val="000811FA"/>
    <w:rsid w:val="000812EA"/>
    <w:rsid w:val="000813CE"/>
    <w:rsid w:val="000814B7"/>
    <w:rsid w:val="000816E5"/>
    <w:rsid w:val="0008182F"/>
    <w:rsid w:val="00081A14"/>
    <w:rsid w:val="00081C15"/>
    <w:rsid w:val="00082171"/>
    <w:rsid w:val="00082227"/>
    <w:rsid w:val="000824FA"/>
    <w:rsid w:val="000829A8"/>
    <w:rsid w:val="00082A73"/>
    <w:rsid w:val="00082AF1"/>
    <w:rsid w:val="00082F52"/>
    <w:rsid w:val="00082F83"/>
    <w:rsid w:val="000830D2"/>
    <w:rsid w:val="00083773"/>
    <w:rsid w:val="0008381A"/>
    <w:rsid w:val="00083952"/>
    <w:rsid w:val="00083C23"/>
    <w:rsid w:val="0008410B"/>
    <w:rsid w:val="000843D0"/>
    <w:rsid w:val="00084662"/>
    <w:rsid w:val="000848C7"/>
    <w:rsid w:val="00084AF0"/>
    <w:rsid w:val="00084B4C"/>
    <w:rsid w:val="00084B7F"/>
    <w:rsid w:val="00084FF8"/>
    <w:rsid w:val="00085203"/>
    <w:rsid w:val="00085860"/>
    <w:rsid w:val="000861BF"/>
    <w:rsid w:val="0008637A"/>
    <w:rsid w:val="00086417"/>
    <w:rsid w:val="000864F0"/>
    <w:rsid w:val="000867A4"/>
    <w:rsid w:val="00086B17"/>
    <w:rsid w:val="00086B32"/>
    <w:rsid w:val="00086B6D"/>
    <w:rsid w:val="00086B84"/>
    <w:rsid w:val="00086C02"/>
    <w:rsid w:val="00086CE2"/>
    <w:rsid w:val="00086DBF"/>
    <w:rsid w:val="000875A7"/>
    <w:rsid w:val="000877E5"/>
    <w:rsid w:val="00087A6C"/>
    <w:rsid w:val="00087BAB"/>
    <w:rsid w:val="00087E9F"/>
    <w:rsid w:val="00087F74"/>
    <w:rsid w:val="00087FAE"/>
    <w:rsid w:val="00090071"/>
    <w:rsid w:val="0009049F"/>
    <w:rsid w:val="0009069C"/>
    <w:rsid w:val="00090703"/>
    <w:rsid w:val="000909CD"/>
    <w:rsid w:val="00090DCE"/>
    <w:rsid w:val="00090DD9"/>
    <w:rsid w:val="00090E04"/>
    <w:rsid w:val="00091060"/>
    <w:rsid w:val="00091458"/>
    <w:rsid w:val="0009152A"/>
    <w:rsid w:val="00091C68"/>
    <w:rsid w:val="0009298B"/>
    <w:rsid w:val="00092BE9"/>
    <w:rsid w:val="00092E4F"/>
    <w:rsid w:val="00092F66"/>
    <w:rsid w:val="00093183"/>
    <w:rsid w:val="00093294"/>
    <w:rsid w:val="000936A1"/>
    <w:rsid w:val="000938B0"/>
    <w:rsid w:val="00093B3A"/>
    <w:rsid w:val="00093BC5"/>
    <w:rsid w:val="000941A8"/>
    <w:rsid w:val="00094328"/>
    <w:rsid w:val="0009442E"/>
    <w:rsid w:val="000945EF"/>
    <w:rsid w:val="000946CF"/>
    <w:rsid w:val="000948E2"/>
    <w:rsid w:val="00094C55"/>
    <w:rsid w:val="00094D6B"/>
    <w:rsid w:val="00094DF0"/>
    <w:rsid w:val="00094E1E"/>
    <w:rsid w:val="00094F66"/>
    <w:rsid w:val="000952B4"/>
    <w:rsid w:val="0009530D"/>
    <w:rsid w:val="000958B7"/>
    <w:rsid w:val="00095DFB"/>
    <w:rsid w:val="00095F73"/>
    <w:rsid w:val="00096225"/>
    <w:rsid w:val="0009635D"/>
    <w:rsid w:val="00096B72"/>
    <w:rsid w:val="0009718D"/>
    <w:rsid w:val="0009732E"/>
    <w:rsid w:val="000976C4"/>
    <w:rsid w:val="00097807"/>
    <w:rsid w:val="00097B54"/>
    <w:rsid w:val="00097C06"/>
    <w:rsid w:val="000A01FF"/>
    <w:rsid w:val="000A06DF"/>
    <w:rsid w:val="000A0797"/>
    <w:rsid w:val="000A0965"/>
    <w:rsid w:val="000A0C02"/>
    <w:rsid w:val="000A0CB8"/>
    <w:rsid w:val="000A121F"/>
    <w:rsid w:val="000A1448"/>
    <w:rsid w:val="000A1593"/>
    <w:rsid w:val="000A15C9"/>
    <w:rsid w:val="000A1CB8"/>
    <w:rsid w:val="000A246E"/>
    <w:rsid w:val="000A2AF3"/>
    <w:rsid w:val="000A2D46"/>
    <w:rsid w:val="000A2D4C"/>
    <w:rsid w:val="000A2D6C"/>
    <w:rsid w:val="000A2E49"/>
    <w:rsid w:val="000A2FB0"/>
    <w:rsid w:val="000A359F"/>
    <w:rsid w:val="000A3A83"/>
    <w:rsid w:val="000A4514"/>
    <w:rsid w:val="000A4839"/>
    <w:rsid w:val="000A4D21"/>
    <w:rsid w:val="000A5103"/>
    <w:rsid w:val="000A51F3"/>
    <w:rsid w:val="000A5365"/>
    <w:rsid w:val="000A5577"/>
    <w:rsid w:val="000A5839"/>
    <w:rsid w:val="000A6117"/>
    <w:rsid w:val="000A6517"/>
    <w:rsid w:val="000A6BDE"/>
    <w:rsid w:val="000A6BE0"/>
    <w:rsid w:val="000A6E4E"/>
    <w:rsid w:val="000A6EE0"/>
    <w:rsid w:val="000A6F20"/>
    <w:rsid w:val="000A7172"/>
    <w:rsid w:val="000A71CF"/>
    <w:rsid w:val="000A71E9"/>
    <w:rsid w:val="000A72EC"/>
    <w:rsid w:val="000A752D"/>
    <w:rsid w:val="000A7574"/>
    <w:rsid w:val="000A7605"/>
    <w:rsid w:val="000A777E"/>
    <w:rsid w:val="000A7927"/>
    <w:rsid w:val="000A7CE3"/>
    <w:rsid w:val="000B0581"/>
    <w:rsid w:val="000B0806"/>
    <w:rsid w:val="000B0F95"/>
    <w:rsid w:val="000B105B"/>
    <w:rsid w:val="000B10C4"/>
    <w:rsid w:val="000B172C"/>
    <w:rsid w:val="000B17B9"/>
    <w:rsid w:val="000B18AE"/>
    <w:rsid w:val="000B18E4"/>
    <w:rsid w:val="000B1AC5"/>
    <w:rsid w:val="000B1FFA"/>
    <w:rsid w:val="000B20AE"/>
    <w:rsid w:val="000B22BF"/>
    <w:rsid w:val="000B2414"/>
    <w:rsid w:val="000B281D"/>
    <w:rsid w:val="000B29DE"/>
    <w:rsid w:val="000B2E47"/>
    <w:rsid w:val="000B2F3F"/>
    <w:rsid w:val="000B3135"/>
    <w:rsid w:val="000B32E4"/>
    <w:rsid w:val="000B36FF"/>
    <w:rsid w:val="000B398C"/>
    <w:rsid w:val="000B3F17"/>
    <w:rsid w:val="000B3F29"/>
    <w:rsid w:val="000B40E7"/>
    <w:rsid w:val="000B45B9"/>
    <w:rsid w:val="000B45D3"/>
    <w:rsid w:val="000B4C4D"/>
    <w:rsid w:val="000B4FD8"/>
    <w:rsid w:val="000B4FDB"/>
    <w:rsid w:val="000B5116"/>
    <w:rsid w:val="000B521F"/>
    <w:rsid w:val="000B535F"/>
    <w:rsid w:val="000B5537"/>
    <w:rsid w:val="000B55B9"/>
    <w:rsid w:val="000B55E5"/>
    <w:rsid w:val="000B582D"/>
    <w:rsid w:val="000B5A5E"/>
    <w:rsid w:val="000B5E29"/>
    <w:rsid w:val="000B5E85"/>
    <w:rsid w:val="000B5FBD"/>
    <w:rsid w:val="000B62C5"/>
    <w:rsid w:val="000B67A7"/>
    <w:rsid w:val="000B68E6"/>
    <w:rsid w:val="000B6B42"/>
    <w:rsid w:val="000B6CF8"/>
    <w:rsid w:val="000B7121"/>
    <w:rsid w:val="000B7162"/>
    <w:rsid w:val="000B74A8"/>
    <w:rsid w:val="000B7574"/>
    <w:rsid w:val="000B75E5"/>
    <w:rsid w:val="000B770D"/>
    <w:rsid w:val="000B7B1D"/>
    <w:rsid w:val="000B7CBC"/>
    <w:rsid w:val="000B7CD0"/>
    <w:rsid w:val="000B7E8B"/>
    <w:rsid w:val="000C0007"/>
    <w:rsid w:val="000C00E1"/>
    <w:rsid w:val="000C0817"/>
    <w:rsid w:val="000C0DD0"/>
    <w:rsid w:val="000C0E69"/>
    <w:rsid w:val="000C11BE"/>
    <w:rsid w:val="000C166A"/>
    <w:rsid w:val="000C1BE7"/>
    <w:rsid w:val="000C210D"/>
    <w:rsid w:val="000C2456"/>
    <w:rsid w:val="000C2641"/>
    <w:rsid w:val="000C26E0"/>
    <w:rsid w:val="000C2E46"/>
    <w:rsid w:val="000C2E7A"/>
    <w:rsid w:val="000C2F87"/>
    <w:rsid w:val="000C2F8B"/>
    <w:rsid w:val="000C306A"/>
    <w:rsid w:val="000C30F9"/>
    <w:rsid w:val="000C315E"/>
    <w:rsid w:val="000C31A5"/>
    <w:rsid w:val="000C3418"/>
    <w:rsid w:val="000C3701"/>
    <w:rsid w:val="000C37A8"/>
    <w:rsid w:val="000C3A98"/>
    <w:rsid w:val="000C3BBA"/>
    <w:rsid w:val="000C3CC6"/>
    <w:rsid w:val="000C3E5F"/>
    <w:rsid w:val="000C400F"/>
    <w:rsid w:val="000C4472"/>
    <w:rsid w:val="000C4474"/>
    <w:rsid w:val="000C4520"/>
    <w:rsid w:val="000C4894"/>
    <w:rsid w:val="000C49F2"/>
    <w:rsid w:val="000C4A91"/>
    <w:rsid w:val="000C4CCD"/>
    <w:rsid w:val="000C4D52"/>
    <w:rsid w:val="000C4EC4"/>
    <w:rsid w:val="000C4EF8"/>
    <w:rsid w:val="000C4F8E"/>
    <w:rsid w:val="000C52D1"/>
    <w:rsid w:val="000C53DD"/>
    <w:rsid w:val="000C55D8"/>
    <w:rsid w:val="000C5607"/>
    <w:rsid w:val="000C5987"/>
    <w:rsid w:val="000C5B42"/>
    <w:rsid w:val="000C617B"/>
    <w:rsid w:val="000C6488"/>
    <w:rsid w:val="000C6626"/>
    <w:rsid w:val="000C6807"/>
    <w:rsid w:val="000C6823"/>
    <w:rsid w:val="000C6912"/>
    <w:rsid w:val="000C6C09"/>
    <w:rsid w:val="000C6EDD"/>
    <w:rsid w:val="000C73C6"/>
    <w:rsid w:val="000C77AD"/>
    <w:rsid w:val="000C79E7"/>
    <w:rsid w:val="000C7C7D"/>
    <w:rsid w:val="000C7D84"/>
    <w:rsid w:val="000C7F6F"/>
    <w:rsid w:val="000D02E0"/>
    <w:rsid w:val="000D06EA"/>
    <w:rsid w:val="000D0FC9"/>
    <w:rsid w:val="000D110F"/>
    <w:rsid w:val="000D12FE"/>
    <w:rsid w:val="000D1363"/>
    <w:rsid w:val="000D143E"/>
    <w:rsid w:val="000D1494"/>
    <w:rsid w:val="000D1512"/>
    <w:rsid w:val="000D151D"/>
    <w:rsid w:val="000D193F"/>
    <w:rsid w:val="000D1A6B"/>
    <w:rsid w:val="000D1EBB"/>
    <w:rsid w:val="000D1F60"/>
    <w:rsid w:val="000D1FA0"/>
    <w:rsid w:val="000D23FC"/>
    <w:rsid w:val="000D2803"/>
    <w:rsid w:val="000D2B64"/>
    <w:rsid w:val="000D3504"/>
    <w:rsid w:val="000D38C1"/>
    <w:rsid w:val="000D3A50"/>
    <w:rsid w:val="000D3C02"/>
    <w:rsid w:val="000D3F02"/>
    <w:rsid w:val="000D4004"/>
    <w:rsid w:val="000D4342"/>
    <w:rsid w:val="000D4769"/>
    <w:rsid w:val="000D481D"/>
    <w:rsid w:val="000D4A0B"/>
    <w:rsid w:val="000D51D6"/>
    <w:rsid w:val="000D56B1"/>
    <w:rsid w:val="000D5831"/>
    <w:rsid w:val="000D5871"/>
    <w:rsid w:val="000D5A47"/>
    <w:rsid w:val="000D5BE6"/>
    <w:rsid w:val="000D5BFF"/>
    <w:rsid w:val="000D5CC1"/>
    <w:rsid w:val="000D5EC4"/>
    <w:rsid w:val="000D5FA2"/>
    <w:rsid w:val="000D6415"/>
    <w:rsid w:val="000D6BFD"/>
    <w:rsid w:val="000D6D23"/>
    <w:rsid w:val="000D6D7C"/>
    <w:rsid w:val="000D6D96"/>
    <w:rsid w:val="000D6DAC"/>
    <w:rsid w:val="000D6EA3"/>
    <w:rsid w:val="000D7540"/>
    <w:rsid w:val="000D767B"/>
    <w:rsid w:val="000D77ED"/>
    <w:rsid w:val="000D791F"/>
    <w:rsid w:val="000D7B1E"/>
    <w:rsid w:val="000D7B23"/>
    <w:rsid w:val="000D7E5F"/>
    <w:rsid w:val="000D7F2D"/>
    <w:rsid w:val="000D7FBC"/>
    <w:rsid w:val="000E01A0"/>
    <w:rsid w:val="000E0382"/>
    <w:rsid w:val="000E0401"/>
    <w:rsid w:val="000E0779"/>
    <w:rsid w:val="000E07BD"/>
    <w:rsid w:val="000E0A52"/>
    <w:rsid w:val="000E0B54"/>
    <w:rsid w:val="000E0F0B"/>
    <w:rsid w:val="000E1227"/>
    <w:rsid w:val="000E157D"/>
    <w:rsid w:val="000E186D"/>
    <w:rsid w:val="000E1BA9"/>
    <w:rsid w:val="000E1CF1"/>
    <w:rsid w:val="000E2157"/>
    <w:rsid w:val="000E2A3E"/>
    <w:rsid w:val="000E2E86"/>
    <w:rsid w:val="000E30A3"/>
    <w:rsid w:val="000E30D5"/>
    <w:rsid w:val="000E30FE"/>
    <w:rsid w:val="000E330B"/>
    <w:rsid w:val="000E3328"/>
    <w:rsid w:val="000E3C03"/>
    <w:rsid w:val="000E3FD2"/>
    <w:rsid w:val="000E41B0"/>
    <w:rsid w:val="000E4245"/>
    <w:rsid w:val="000E485C"/>
    <w:rsid w:val="000E49B7"/>
    <w:rsid w:val="000E4B89"/>
    <w:rsid w:val="000E4CC9"/>
    <w:rsid w:val="000E55C4"/>
    <w:rsid w:val="000E5612"/>
    <w:rsid w:val="000E5F73"/>
    <w:rsid w:val="000E62BC"/>
    <w:rsid w:val="000E65BC"/>
    <w:rsid w:val="000E6664"/>
    <w:rsid w:val="000E6711"/>
    <w:rsid w:val="000E67B2"/>
    <w:rsid w:val="000E6821"/>
    <w:rsid w:val="000E692A"/>
    <w:rsid w:val="000E6B9D"/>
    <w:rsid w:val="000E6C95"/>
    <w:rsid w:val="000E6EB6"/>
    <w:rsid w:val="000E6FD0"/>
    <w:rsid w:val="000E73C5"/>
    <w:rsid w:val="000E74A2"/>
    <w:rsid w:val="000E75DA"/>
    <w:rsid w:val="000E784F"/>
    <w:rsid w:val="000E7ABD"/>
    <w:rsid w:val="000F025E"/>
    <w:rsid w:val="000F062D"/>
    <w:rsid w:val="000F0AC7"/>
    <w:rsid w:val="000F0BAB"/>
    <w:rsid w:val="000F0C3F"/>
    <w:rsid w:val="000F1274"/>
    <w:rsid w:val="000F1667"/>
    <w:rsid w:val="000F1881"/>
    <w:rsid w:val="000F1B86"/>
    <w:rsid w:val="000F1F7E"/>
    <w:rsid w:val="000F1F9A"/>
    <w:rsid w:val="000F2128"/>
    <w:rsid w:val="000F24EC"/>
    <w:rsid w:val="000F2912"/>
    <w:rsid w:val="000F2E77"/>
    <w:rsid w:val="000F2F9E"/>
    <w:rsid w:val="000F3046"/>
    <w:rsid w:val="000F31ED"/>
    <w:rsid w:val="000F3579"/>
    <w:rsid w:val="000F39B5"/>
    <w:rsid w:val="000F3AC6"/>
    <w:rsid w:val="000F3C70"/>
    <w:rsid w:val="000F4008"/>
    <w:rsid w:val="000F46EA"/>
    <w:rsid w:val="000F4C56"/>
    <w:rsid w:val="000F4CE1"/>
    <w:rsid w:val="000F4DAC"/>
    <w:rsid w:val="000F4E4B"/>
    <w:rsid w:val="000F5132"/>
    <w:rsid w:val="000F5431"/>
    <w:rsid w:val="000F5533"/>
    <w:rsid w:val="000F55DB"/>
    <w:rsid w:val="000F5744"/>
    <w:rsid w:val="000F6ABD"/>
    <w:rsid w:val="000F6D75"/>
    <w:rsid w:val="000F6F93"/>
    <w:rsid w:val="000F736C"/>
    <w:rsid w:val="000F73D4"/>
    <w:rsid w:val="000F7BD0"/>
    <w:rsid w:val="000F7E5D"/>
    <w:rsid w:val="000F7EAB"/>
    <w:rsid w:val="000F7FBC"/>
    <w:rsid w:val="000F7FC6"/>
    <w:rsid w:val="001003CA"/>
    <w:rsid w:val="00100645"/>
    <w:rsid w:val="0010091D"/>
    <w:rsid w:val="00100AB3"/>
    <w:rsid w:val="00100C98"/>
    <w:rsid w:val="00100D49"/>
    <w:rsid w:val="00100F00"/>
    <w:rsid w:val="0010109C"/>
    <w:rsid w:val="0010116F"/>
    <w:rsid w:val="00101333"/>
    <w:rsid w:val="00101450"/>
    <w:rsid w:val="00101E6E"/>
    <w:rsid w:val="00101F63"/>
    <w:rsid w:val="001020B8"/>
    <w:rsid w:val="0010270A"/>
    <w:rsid w:val="001028E0"/>
    <w:rsid w:val="00102965"/>
    <w:rsid w:val="00102CF6"/>
    <w:rsid w:val="00102F20"/>
    <w:rsid w:val="00103227"/>
    <w:rsid w:val="00103332"/>
    <w:rsid w:val="00103937"/>
    <w:rsid w:val="00103D1E"/>
    <w:rsid w:val="001042AD"/>
    <w:rsid w:val="00104414"/>
    <w:rsid w:val="0010456B"/>
    <w:rsid w:val="00104746"/>
    <w:rsid w:val="001048A4"/>
    <w:rsid w:val="001049E1"/>
    <w:rsid w:val="00105082"/>
    <w:rsid w:val="001051C6"/>
    <w:rsid w:val="001059A4"/>
    <w:rsid w:val="00105D6C"/>
    <w:rsid w:val="00105FAC"/>
    <w:rsid w:val="0010615F"/>
    <w:rsid w:val="001061BB"/>
    <w:rsid w:val="00106296"/>
    <w:rsid w:val="00106A29"/>
    <w:rsid w:val="00106AC1"/>
    <w:rsid w:val="001073EB"/>
    <w:rsid w:val="001077A3"/>
    <w:rsid w:val="00107878"/>
    <w:rsid w:val="00107B78"/>
    <w:rsid w:val="0011011E"/>
    <w:rsid w:val="001103CE"/>
    <w:rsid w:val="00110686"/>
    <w:rsid w:val="00110ACB"/>
    <w:rsid w:val="00110FA0"/>
    <w:rsid w:val="0011142F"/>
    <w:rsid w:val="0011147B"/>
    <w:rsid w:val="00111593"/>
    <w:rsid w:val="00111A0C"/>
    <w:rsid w:val="00111A75"/>
    <w:rsid w:val="00111B48"/>
    <w:rsid w:val="00112309"/>
    <w:rsid w:val="00112376"/>
    <w:rsid w:val="0011261B"/>
    <w:rsid w:val="00112688"/>
    <w:rsid w:val="00112C50"/>
    <w:rsid w:val="00113918"/>
    <w:rsid w:val="0011399A"/>
    <w:rsid w:val="00113AB6"/>
    <w:rsid w:val="001140B0"/>
    <w:rsid w:val="0011414F"/>
    <w:rsid w:val="001141CF"/>
    <w:rsid w:val="001142DC"/>
    <w:rsid w:val="00114782"/>
    <w:rsid w:val="00114A0E"/>
    <w:rsid w:val="00114DA3"/>
    <w:rsid w:val="00114E53"/>
    <w:rsid w:val="00115161"/>
    <w:rsid w:val="001152E8"/>
    <w:rsid w:val="001153C5"/>
    <w:rsid w:val="00115455"/>
    <w:rsid w:val="001154F8"/>
    <w:rsid w:val="00115ABF"/>
    <w:rsid w:val="00115B18"/>
    <w:rsid w:val="00115B2A"/>
    <w:rsid w:val="00115BD8"/>
    <w:rsid w:val="00115D5A"/>
    <w:rsid w:val="001160A4"/>
    <w:rsid w:val="001160EC"/>
    <w:rsid w:val="001164B6"/>
    <w:rsid w:val="00116E6A"/>
    <w:rsid w:val="0011703E"/>
    <w:rsid w:val="00117109"/>
    <w:rsid w:val="0011719D"/>
    <w:rsid w:val="0011725C"/>
    <w:rsid w:val="001176D2"/>
    <w:rsid w:val="0011797C"/>
    <w:rsid w:val="00117A0D"/>
    <w:rsid w:val="00117A93"/>
    <w:rsid w:val="00117D83"/>
    <w:rsid w:val="00117DB4"/>
    <w:rsid w:val="00117E75"/>
    <w:rsid w:val="00117EAA"/>
    <w:rsid w:val="0012043B"/>
    <w:rsid w:val="001207CF"/>
    <w:rsid w:val="001208A9"/>
    <w:rsid w:val="00120C28"/>
    <w:rsid w:val="00120E30"/>
    <w:rsid w:val="00120F33"/>
    <w:rsid w:val="00121159"/>
    <w:rsid w:val="00121406"/>
    <w:rsid w:val="00121840"/>
    <w:rsid w:val="0012190F"/>
    <w:rsid w:val="00121DE1"/>
    <w:rsid w:val="00122595"/>
    <w:rsid w:val="001227A0"/>
    <w:rsid w:val="00122871"/>
    <w:rsid w:val="00122AA6"/>
    <w:rsid w:val="00122C70"/>
    <w:rsid w:val="00122D13"/>
    <w:rsid w:val="00122E53"/>
    <w:rsid w:val="00122F3C"/>
    <w:rsid w:val="00122F52"/>
    <w:rsid w:val="00123398"/>
    <w:rsid w:val="001233DB"/>
    <w:rsid w:val="00123645"/>
    <w:rsid w:val="00123AF6"/>
    <w:rsid w:val="00123BA8"/>
    <w:rsid w:val="00124166"/>
    <w:rsid w:val="0012430B"/>
    <w:rsid w:val="0012443E"/>
    <w:rsid w:val="00124580"/>
    <w:rsid w:val="001246D9"/>
    <w:rsid w:val="00124868"/>
    <w:rsid w:val="00124BAC"/>
    <w:rsid w:val="00124DCA"/>
    <w:rsid w:val="00124DEE"/>
    <w:rsid w:val="001251D0"/>
    <w:rsid w:val="001251F5"/>
    <w:rsid w:val="0012539A"/>
    <w:rsid w:val="00125564"/>
    <w:rsid w:val="001255A7"/>
    <w:rsid w:val="0012572F"/>
    <w:rsid w:val="00125812"/>
    <w:rsid w:val="00125AED"/>
    <w:rsid w:val="00125AF4"/>
    <w:rsid w:val="00126079"/>
    <w:rsid w:val="00126268"/>
    <w:rsid w:val="0012631A"/>
    <w:rsid w:val="00126414"/>
    <w:rsid w:val="00126416"/>
    <w:rsid w:val="0012657B"/>
    <w:rsid w:val="00126678"/>
    <w:rsid w:val="0012702F"/>
    <w:rsid w:val="00127246"/>
    <w:rsid w:val="001275CD"/>
    <w:rsid w:val="001275CF"/>
    <w:rsid w:val="0012795F"/>
    <w:rsid w:val="00127A54"/>
    <w:rsid w:val="00127C1E"/>
    <w:rsid w:val="001304C0"/>
    <w:rsid w:val="001306E5"/>
    <w:rsid w:val="0013086C"/>
    <w:rsid w:val="00130D90"/>
    <w:rsid w:val="001310A5"/>
    <w:rsid w:val="0013142E"/>
    <w:rsid w:val="00131617"/>
    <w:rsid w:val="0013165F"/>
    <w:rsid w:val="001319B7"/>
    <w:rsid w:val="001322BD"/>
    <w:rsid w:val="00132681"/>
    <w:rsid w:val="001329C5"/>
    <w:rsid w:val="00132D6F"/>
    <w:rsid w:val="00133065"/>
    <w:rsid w:val="001330B2"/>
    <w:rsid w:val="00133580"/>
    <w:rsid w:val="00133D52"/>
    <w:rsid w:val="00133EE0"/>
    <w:rsid w:val="00133FD1"/>
    <w:rsid w:val="00134105"/>
    <w:rsid w:val="00134118"/>
    <w:rsid w:val="00134353"/>
    <w:rsid w:val="00134363"/>
    <w:rsid w:val="0013460E"/>
    <w:rsid w:val="001346CD"/>
    <w:rsid w:val="00134CA3"/>
    <w:rsid w:val="00134E8B"/>
    <w:rsid w:val="00134F16"/>
    <w:rsid w:val="00134FA2"/>
    <w:rsid w:val="00135358"/>
    <w:rsid w:val="00135364"/>
    <w:rsid w:val="00135504"/>
    <w:rsid w:val="001356D4"/>
    <w:rsid w:val="00135CFF"/>
    <w:rsid w:val="00136145"/>
    <w:rsid w:val="001364B2"/>
    <w:rsid w:val="0013672F"/>
    <w:rsid w:val="00136963"/>
    <w:rsid w:val="00136FB0"/>
    <w:rsid w:val="00137133"/>
    <w:rsid w:val="00137924"/>
    <w:rsid w:val="00137948"/>
    <w:rsid w:val="00137BC8"/>
    <w:rsid w:val="00137C86"/>
    <w:rsid w:val="001407E9"/>
    <w:rsid w:val="001409E2"/>
    <w:rsid w:val="001412E1"/>
    <w:rsid w:val="00141522"/>
    <w:rsid w:val="00141698"/>
    <w:rsid w:val="0014185F"/>
    <w:rsid w:val="0014197B"/>
    <w:rsid w:val="001419C9"/>
    <w:rsid w:val="0014246B"/>
    <w:rsid w:val="0014259F"/>
    <w:rsid w:val="0014289F"/>
    <w:rsid w:val="00142B17"/>
    <w:rsid w:val="00142BBA"/>
    <w:rsid w:val="00142EF5"/>
    <w:rsid w:val="00143805"/>
    <w:rsid w:val="00143A47"/>
    <w:rsid w:val="00143AB4"/>
    <w:rsid w:val="00143BDD"/>
    <w:rsid w:val="00143C84"/>
    <w:rsid w:val="0014415C"/>
    <w:rsid w:val="001441A8"/>
    <w:rsid w:val="0014431E"/>
    <w:rsid w:val="001443C9"/>
    <w:rsid w:val="00144653"/>
    <w:rsid w:val="001449ED"/>
    <w:rsid w:val="00144C34"/>
    <w:rsid w:val="00144E24"/>
    <w:rsid w:val="0014508F"/>
    <w:rsid w:val="0014516C"/>
    <w:rsid w:val="001454BE"/>
    <w:rsid w:val="001459E2"/>
    <w:rsid w:val="00145AA6"/>
    <w:rsid w:val="00145CFD"/>
    <w:rsid w:val="00146281"/>
    <w:rsid w:val="001463E5"/>
    <w:rsid w:val="001464EF"/>
    <w:rsid w:val="0014671F"/>
    <w:rsid w:val="0014679E"/>
    <w:rsid w:val="0014700F"/>
    <w:rsid w:val="0014706C"/>
    <w:rsid w:val="001475AF"/>
    <w:rsid w:val="00147B54"/>
    <w:rsid w:val="00147B8E"/>
    <w:rsid w:val="00147F7E"/>
    <w:rsid w:val="00147FAB"/>
    <w:rsid w:val="00150B50"/>
    <w:rsid w:val="00150C4B"/>
    <w:rsid w:val="00150D2D"/>
    <w:rsid w:val="00150D38"/>
    <w:rsid w:val="00150FE9"/>
    <w:rsid w:val="001511CC"/>
    <w:rsid w:val="001512AF"/>
    <w:rsid w:val="001512E8"/>
    <w:rsid w:val="001515F4"/>
    <w:rsid w:val="00151794"/>
    <w:rsid w:val="00151A99"/>
    <w:rsid w:val="00152658"/>
    <w:rsid w:val="00152C43"/>
    <w:rsid w:val="001532B7"/>
    <w:rsid w:val="00153690"/>
    <w:rsid w:val="001540FA"/>
    <w:rsid w:val="00154210"/>
    <w:rsid w:val="001548DB"/>
    <w:rsid w:val="001548F0"/>
    <w:rsid w:val="00154B93"/>
    <w:rsid w:val="00155049"/>
    <w:rsid w:val="00155161"/>
    <w:rsid w:val="0015518A"/>
    <w:rsid w:val="00155292"/>
    <w:rsid w:val="00155635"/>
    <w:rsid w:val="00155951"/>
    <w:rsid w:val="00155AF8"/>
    <w:rsid w:val="00155BCB"/>
    <w:rsid w:val="00155D50"/>
    <w:rsid w:val="001563BF"/>
    <w:rsid w:val="0015658F"/>
    <w:rsid w:val="001566C5"/>
    <w:rsid w:val="00156717"/>
    <w:rsid w:val="0015684F"/>
    <w:rsid w:val="001569A9"/>
    <w:rsid w:val="00156A6A"/>
    <w:rsid w:val="00156DBF"/>
    <w:rsid w:val="00157392"/>
    <w:rsid w:val="001576C3"/>
    <w:rsid w:val="001579BA"/>
    <w:rsid w:val="00157A08"/>
    <w:rsid w:val="00157E0A"/>
    <w:rsid w:val="00157F00"/>
    <w:rsid w:val="0016022D"/>
    <w:rsid w:val="00160399"/>
    <w:rsid w:val="00160872"/>
    <w:rsid w:val="00160A1D"/>
    <w:rsid w:val="00160E2C"/>
    <w:rsid w:val="00161247"/>
    <w:rsid w:val="00161378"/>
    <w:rsid w:val="0016193B"/>
    <w:rsid w:val="00161CD3"/>
    <w:rsid w:val="00161D75"/>
    <w:rsid w:val="0016215A"/>
    <w:rsid w:val="00162620"/>
    <w:rsid w:val="0016278A"/>
    <w:rsid w:val="00162AB2"/>
    <w:rsid w:val="00162BBE"/>
    <w:rsid w:val="00162C56"/>
    <w:rsid w:val="00162D65"/>
    <w:rsid w:val="001630A2"/>
    <w:rsid w:val="0016315E"/>
    <w:rsid w:val="0016338F"/>
    <w:rsid w:val="00163B24"/>
    <w:rsid w:val="00163F91"/>
    <w:rsid w:val="00164152"/>
    <w:rsid w:val="00164394"/>
    <w:rsid w:val="00164569"/>
    <w:rsid w:val="00164609"/>
    <w:rsid w:val="001646EF"/>
    <w:rsid w:val="00164746"/>
    <w:rsid w:val="00164BD3"/>
    <w:rsid w:val="0016524E"/>
    <w:rsid w:val="00165397"/>
    <w:rsid w:val="0016571E"/>
    <w:rsid w:val="001657DA"/>
    <w:rsid w:val="00165937"/>
    <w:rsid w:val="00166218"/>
    <w:rsid w:val="0016667B"/>
    <w:rsid w:val="00166CA9"/>
    <w:rsid w:val="00167668"/>
    <w:rsid w:val="00167792"/>
    <w:rsid w:val="001678C7"/>
    <w:rsid w:val="00167B30"/>
    <w:rsid w:val="00167BDD"/>
    <w:rsid w:val="00167CA4"/>
    <w:rsid w:val="00167CFE"/>
    <w:rsid w:val="00167E88"/>
    <w:rsid w:val="00167F53"/>
    <w:rsid w:val="00170110"/>
    <w:rsid w:val="00170850"/>
    <w:rsid w:val="0017086D"/>
    <w:rsid w:val="001708B4"/>
    <w:rsid w:val="00170CD0"/>
    <w:rsid w:val="00170F38"/>
    <w:rsid w:val="001713BF"/>
    <w:rsid w:val="0017153D"/>
    <w:rsid w:val="00171989"/>
    <w:rsid w:val="00171B48"/>
    <w:rsid w:val="00172120"/>
    <w:rsid w:val="001721FF"/>
    <w:rsid w:val="00172214"/>
    <w:rsid w:val="00172253"/>
    <w:rsid w:val="0017239B"/>
    <w:rsid w:val="00172587"/>
    <w:rsid w:val="00172665"/>
    <w:rsid w:val="00172731"/>
    <w:rsid w:val="00172A92"/>
    <w:rsid w:val="00172E7E"/>
    <w:rsid w:val="00173260"/>
    <w:rsid w:val="00173ACD"/>
    <w:rsid w:val="00173B8E"/>
    <w:rsid w:val="00173C6E"/>
    <w:rsid w:val="00173F66"/>
    <w:rsid w:val="0017437D"/>
    <w:rsid w:val="001743E9"/>
    <w:rsid w:val="001744C5"/>
    <w:rsid w:val="001745AA"/>
    <w:rsid w:val="00174B12"/>
    <w:rsid w:val="00174BCA"/>
    <w:rsid w:val="00174C33"/>
    <w:rsid w:val="00175428"/>
    <w:rsid w:val="0017543C"/>
    <w:rsid w:val="00175484"/>
    <w:rsid w:val="001755F6"/>
    <w:rsid w:val="001756C4"/>
    <w:rsid w:val="00175806"/>
    <w:rsid w:val="00175A03"/>
    <w:rsid w:val="00175E3B"/>
    <w:rsid w:val="00175FE8"/>
    <w:rsid w:val="00176059"/>
    <w:rsid w:val="00176367"/>
    <w:rsid w:val="0017644E"/>
    <w:rsid w:val="001765A7"/>
    <w:rsid w:val="00176773"/>
    <w:rsid w:val="00176ECD"/>
    <w:rsid w:val="00177203"/>
    <w:rsid w:val="0017731F"/>
    <w:rsid w:val="001778B4"/>
    <w:rsid w:val="00177A8F"/>
    <w:rsid w:val="00177FCF"/>
    <w:rsid w:val="00180305"/>
    <w:rsid w:val="00180402"/>
    <w:rsid w:val="00180A79"/>
    <w:rsid w:val="00180F71"/>
    <w:rsid w:val="00181153"/>
    <w:rsid w:val="0018128A"/>
    <w:rsid w:val="00181C4D"/>
    <w:rsid w:val="00181E31"/>
    <w:rsid w:val="001821EC"/>
    <w:rsid w:val="0018268B"/>
    <w:rsid w:val="001827E3"/>
    <w:rsid w:val="001828E5"/>
    <w:rsid w:val="00182A54"/>
    <w:rsid w:val="00182EF5"/>
    <w:rsid w:val="00182F69"/>
    <w:rsid w:val="00182F78"/>
    <w:rsid w:val="0018300E"/>
    <w:rsid w:val="00183043"/>
    <w:rsid w:val="001835B4"/>
    <w:rsid w:val="00183740"/>
    <w:rsid w:val="001837FB"/>
    <w:rsid w:val="00183B0D"/>
    <w:rsid w:val="00183B49"/>
    <w:rsid w:val="00183FF7"/>
    <w:rsid w:val="0018402A"/>
    <w:rsid w:val="00184419"/>
    <w:rsid w:val="0018469A"/>
    <w:rsid w:val="001846D7"/>
    <w:rsid w:val="0018474F"/>
    <w:rsid w:val="001849EB"/>
    <w:rsid w:val="001854C0"/>
    <w:rsid w:val="00185556"/>
    <w:rsid w:val="001855F6"/>
    <w:rsid w:val="00185649"/>
    <w:rsid w:val="001858C8"/>
    <w:rsid w:val="00185F01"/>
    <w:rsid w:val="001863D8"/>
    <w:rsid w:val="00186433"/>
    <w:rsid w:val="00186578"/>
    <w:rsid w:val="00186821"/>
    <w:rsid w:val="0018738A"/>
    <w:rsid w:val="00187405"/>
    <w:rsid w:val="00187FE9"/>
    <w:rsid w:val="00190209"/>
    <w:rsid w:val="00190569"/>
    <w:rsid w:val="001905EB"/>
    <w:rsid w:val="00190802"/>
    <w:rsid w:val="00190827"/>
    <w:rsid w:val="001910F4"/>
    <w:rsid w:val="00191231"/>
    <w:rsid w:val="00191B20"/>
    <w:rsid w:val="00191B76"/>
    <w:rsid w:val="00191E10"/>
    <w:rsid w:val="00191F5E"/>
    <w:rsid w:val="0019220C"/>
    <w:rsid w:val="0019238D"/>
    <w:rsid w:val="001924CC"/>
    <w:rsid w:val="0019254F"/>
    <w:rsid w:val="001928EB"/>
    <w:rsid w:val="0019298C"/>
    <w:rsid w:val="00192AAD"/>
    <w:rsid w:val="00192B53"/>
    <w:rsid w:val="00192BF5"/>
    <w:rsid w:val="00192DA6"/>
    <w:rsid w:val="00192EE6"/>
    <w:rsid w:val="00192FC3"/>
    <w:rsid w:val="0019387F"/>
    <w:rsid w:val="001938EB"/>
    <w:rsid w:val="00193AA2"/>
    <w:rsid w:val="00193D1F"/>
    <w:rsid w:val="00193E62"/>
    <w:rsid w:val="00193EA9"/>
    <w:rsid w:val="00194022"/>
    <w:rsid w:val="00194030"/>
    <w:rsid w:val="001940D8"/>
    <w:rsid w:val="001940E3"/>
    <w:rsid w:val="00194623"/>
    <w:rsid w:val="001947B8"/>
    <w:rsid w:val="001947C6"/>
    <w:rsid w:val="00194F14"/>
    <w:rsid w:val="00194FE4"/>
    <w:rsid w:val="00195083"/>
    <w:rsid w:val="00195460"/>
    <w:rsid w:val="001955F2"/>
    <w:rsid w:val="00195BE4"/>
    <w:rsid w:val="00195EB6"/>
    <w:rsid w:val="00195ED6"/>
    <w:rsid w:val="00196010"/>
    <w:rsid w:val="00196080"/>
    <w:rsid w:val="00196084"/>
    <w:rsid w:val="00196137"/>
    <w:rsid w:val="001962FB"/>
    <w:rsid w:val="0019647E"/>
    <w:rsid w:val="001964DC"/>
    <w:rsid w:val="0019695D"/>
    <w:rsid w:val="00196BDB"/>
    <w:rsid w:val="0019734A"/>
    <w:rsid w:val="0019761F"/>
    <w:rsid w:val="00197FC5"/>
    <w:rsid w:val="00197FCC"/>
    <w:rsid w:val="001A0711"/>
    <w:rsid w:val="001A0758"/>
    <w:rsid w:val="001A0955"/>
    <w:rsid w:val="001A0AB0"/>
    <w:rsid w:val="001A0B26"/>
    <w:rsid w:val="001A107D"/>
    <w:rsid w:val="001A13FE"/>
    <w:rsid w:val="001A17CF"/>
    <w:rsid w:val="001A17FC"/>
    <w:rsid w:val="001A1859"/>
    <w:rsid w:val="001A1AF5"/>
    <w:rsid w:val="001A1F0B"/>
    <w:rsid w:val="001A2113"/>
    <w:rsid w:val="001A21B7"/>
    <w:rsid w:val="001A22E4"/>
    <w:rsid w:val="001A22F1"/>
    <w:rsid w:val="001A291A"/>
    <w:rsid w:val="001A295D"/>
    <w:rsid w:val="001A2966"/>
    <w:rsid w:val="001A2E0F"/>
    <w:rsid w:val="001A39CF"/>
    <w:rsid w:val="001A3E9E"/>
    <w:rsid w:val="001A3F1F"/>
    <w:rsid w:val="001A4020"/>
    <w:rsid w:val="001A4169"/>
    <w:rsid w:val="001A4524"/>
    <w:rsid w:val="001A4B1D"/>
    <w:rsid w:val="001A4E4A"/>
    <w:rsid w:val="001A4F8A"/>
    <w:rsid w:val="001A5232"/>
    <w:rsid w:val="001A5975"/>
    <w:rsid w:val="001A6112"/>
    <w:rsid w:val="001A6598"/>
    <w:rsid w:val="001A6C40"/>
    <w:rsid w:val="001A6C45"/>
    <w:rsid w:val="001A6CC5"/>
    <w:rsid w:val="001A6D5C"/>
    <w:rsid w:val="001A6EC4"/>
    <w:rsid w:val="001A70B4"/>
    <w:rsid w:val="001A71F4"/>
    <w:rsid w:val="001A728D"/>
    <w:rsid w:val="001A7410"/>
    <w:rsid w:val="001A7526"/>
    <w:rsid w:val="001A78CA"/>
    <w:rsid w:val="001A78DA"/>
    <w:rsid w:val="001A799B"/>
    <w:rsid w:val="001A7D69"/>
    <w:rsid w:val="001B0147"/>
    <w:rsid w:val="001B04ED"/>
    <w:rsid w:val="001B05E1"/>
    <w:rsid w:val="001B05EE"/>
    <w:rsid w:val="001B06C5"/>
    <w:rsid w:val="001B075F"/>
    <w:rsid w:val="001B09BF"/>
    <w:rsid w:val="001B0BD1"/>
    <w:rsid w:val="001B0E30"/>
    <w:rsid w:val="001B0F85"/>
    <w:rsid w:val="001B0FAE"/>
    <w:rsid w:val="001B0FCD"/>
    <w:rsid w:val="001B15C3"/>
    <w:rsid w:val="001B1666"/>
    <w:rsid w:val="001B18B2"/>
    <w:rsid w:val="001B1B62"/>
    <w:rsid w:val="001B1E85"/>
    <w:rsid w:val="001B209A"/>
    <w:rsid w:val="001B22D8"/>
    <w:rsid w:val="001B2351"/>
    <w:rsid w:val="001B264A"/>
    <w:rsid w:val="001B2C1D"/>
    <w:rsid w:val="001B31D2"/>
    <w:rsid w:val="001B33F2"/>
    <w:rsid w:val="001B372A"/>
    <w:rsid w:val="001B408C"/>
    <w:rsid w:val="001B44C0"/>
    <w:rsid w:val="001B4502"/>
    <w:rsid w:val="001B466A"/>
    <w:rsid w:val="001B481D"/>
    <w:rsid w:val="001B48AE"/>
    <w:rsid w:val="001B4977"/>
    <w:rsid w:val="001B4A46"/>
    <w:rsid w:val="001B4F84"/>
    <w:rsid w:val="001B50E7"/>
    <w:rsid w:val="001B55B1"/>
    <w:rsid w:val="001B55C6"/>
    <w:rsid w:val="001B5787"/>
    <w:rsid w:val="001B5A0D"/>
    <w:rsid w:val="001B5B74"/>
    <w:rsid w:val="001B5DCB"/>
    <w:rsid w:val="001B5E45"/>
    <w:rsid w:val="001B60F8"/>
    <w:rsid w:val="001B6305"/>
    <w:rsid w:val="001B71BD"/>
    <w:rsid w:val="001B76F5"/>
    <w:rsid w:val="001B7734"/>
    <w:rsid w:val="001B7C91"/>
    <w:rsid w:val="001B7E59"/>
    <w:rsid w:val="001C0101"/>
    <w:rsid w:val="001C01E1"/>
    <w:rsid w:val="001C0D55"/>
    <w:rsid w:val="001C0F53"/>
    <w:rsid w:val="001C121D"/>
    <w:rsid w:val="001C124F"/>
    <w:rsid w:val="001C126F"/>
    <w:rsid w:val="001C15CA"/>
    <w:rsid w:val="001C1857"/>
    <w:rsid w:val="001C1AC0"/>
    <w:rsid w:val="001C1AD1"/>
    <w:rsid w:val="001C1AF7"/>
    <w:rsid w:val="001C22A8"/>
    <w:rsid w:val="001C2508"/>
    <w:rsid w:val="001C2E0C"/>
    <w:rsid w:val="001C2FBD"/>
    <w:rsid w:val="001C31CA"/>
    <w:rsid w:val="001C33B3"/>
    <w:rsid w:val="001C33CE"/>
    <w:rsid w:val="001C36A6"/>
    <w:rsid w:val="001C37DC"/>
    <w:rsid w:val="001C38F2"/>
    <w:rsid w:val="001C39E1"/>
    <w:rsid w:val="001C3B12"/>
    <w:rsid w:val="001C4252"/>
    <w:rsid w:val="001C4708"/>
    <w:rsid w:val="001C47CA"/>
    <w:rsid w:val="001C4824"/>
    <w:rsid w:val="001C4A8C"/>
    <w:rsid w:val="001C4C76"/>
    <w:rsid w:val="001C4DB4"/>
    <w:rsid w:val="001C4E06"/>
    <w:rsid w:val="001C4E9B"/>
    <w:rsid w:val="001C50A5"/>
    <w:rsid w:val="001C5445"/>
    <w:rsid w:val="001C54A6"/>
    <w:rsid w:val="001C56CA"/>
    <w:rsid w:val="001C5785"/>
    <w:rsid w:val="001C5C99"/>
    <w:rsid w:val="001C5D51"/>
    <w:rsid w:val="001C60B4"/>
    <w:rsid w:val="001C631D"/>
    <w:rsid w:val="001C66F1"/>
    <w:rsid w:val="001C690A"/>
    <w:rsid w:val="001C6BC9"/>
    <w:rsid w:val="001C6C9C"/>
    <w:rsid w:val="001C717A"/>
    <w:rsid w:val="001C738D"/>
    <w:rsid w:val="001C75E9"/>
    <w:rsid w:val="001C7993"/>
    <w:rsid w:val="001C7B29"/>
    <w:rsid w:val="001C7CBC"/>
    <w:rsid w:val="001C7D89"/>
    <w:rsid w:val="001C7EC9"/>
    <w:rsid w:val="001D06FA"/>
    <w:rsid w:val="001D07E0"/>
    <w:rsid w:val="001D0865"/>
    <w:rsid w:val="001D0E6B"/>
    <w:rsid w:val="001D0F25"/>
    <w:rsid w:val="001D1309"/>
    <w:rsid w:val="001D1316"/>
    <w:rsid w:val="001D14FB"/>
    <w:rsid w:val="001D16FE"/>
    <w:rsid w:val="001D17BB"/>
    <w:rsid w:val="001D19E3"/>
    <w:rsid w:val="001D1EE4"/>
    <w:rsid w:val="001D278D"/>
    <w:rsid w:val="001D28D7"/>
    <w:rsid w:val="001D2AFB"/>
    <w:rsid w:val="001D2C52"/>
    <w:rsid w:val="001D3111"/>
    <w:rsid w:val="001D3182"/>
    <w:rsid w:val="001D358D"/>
    <w:rsid w:val="001D37D0"/>
    <w:rsid w:val="001D3C21"/>
    <w:rsid w:val="001D4145"/>
    <w:rsid w:val="001D417F"/>
    <w:rsid w:val="001D4292"/>
    <w:rsid w:val="001D42DA"/>
    <w:rsid w:val="001D43E8"/>
    <w:rsid w:val="001D4413"/>
    <w:rsid w:val="001D45D1"/>
    <w:rsid w:val="001D4697"/>
    <w:rsid w:val="001D48FB"/>
    <w:rsid w:val="001D4931"/>
    <w:rsid w:val="001D4E9A"/>
    <w:rsid w:val="001D52B5"/>
    <w:rsid w:val="001D5526"/>
    <w:rsid w:val="001D5934"/>
    <w:rsid w:val="001D598B"/>
    <w:rsid w:val="001D59CB"/>
    <w:rsid w:val="001D5A60"/>
    <w:rsid w:val="001D5DB3"/>
    <w:rsid w:val="001D5EB5"/>
    <w:rsid w:val="001D6204"/>
    <w:rsid w:val="001D6471"/>
    <w:rsid w:val="001D670E"/>
    <w:rsid w:val="001D67CD"/>
    <w:rsid w:val="001D6A5B"/>
    <w:rsid w:val="001D6B4B"/>
    <w:rsid w:val="001D6CD3"/>
    <w:rsid w:val="001D6D07"/>
    <w:rsid w:val="001D6D19"/>
    <w:rsid w:val="001D6E30"/>
    <w:rsid w:val="001D6F0F"/>
    <w:rsid w:val="001D7005"/>
    <w:rsid w:val="001D718E"/>
    <w:rsid w:val="001D7238"/>
    <w:rsid w:val="001D745D"/>
    <w:rsid w:val="001D7B61"/>
    <w:rsid w:val="001E024E"/>
    <w:rsid w:val="001E02EB"/>
    <w:rsid w:val="001E0846"/>
    <w:rsid w:val="001E0849"/>
    <w:rsid w:val="001E0A66"/>
    <w:rsid w:val="001E0AEA"/>
    <w:rsid w:val="001E0B95"/>
    <w:rsid w:val="001E0BAC"/>
    <w:rsid w:val="001E0D08"/>
    <w:rsid w:val="001E0E7C"/>
    <w:rsid w:val="001E0F54"/>
    <w:rsid w:val="001E0F5A"/>
    <w:rsid w:val="001E1389"/>
    <w:rsid w:val="001E13BC"/>
    <w:rsid w:val="001E1512"/>
    <w:rsid w:val="001E1646"/>
    <w:rsid w:val="001E22EE"/>
    <w:rsid w:val="001E2663"/>
    <w:rsid w:val="001E2963"/>
    <w:rsid w:val="001E2C28"/>
    <w:rsid w:val="001E2D27"/>
    <w:rsid w:val="001E2E0C"/>
    <w:rsid w:val="001E2FF8"/>
    <w:rsid w:val="001E3194"/>
    <w:rsid w:val="001E342F"/>
    <w:rsid w:val="001E3833"/>
    <w:rsid w:val="001E388B"/>
    <w:rsid w:val="001E3899"/>
    <w:rsid w:val="001E3AF6"/>
    <w:rsid w:val="001E3E58"/>
    <w:rsid w:val="001E3F85"/>
    <w:rsid w:val="001E4FF8"/>
    <w:rsid w:val="001E51AA"/>
    <w:rsid w:val="001E560F"/>
    <w:rsid w:val="001E563B"/>
    <w:rsid w:val="001E58C7"/>
    <w:rsid w:val="001E5C0A"/>
    <w:rsid w:val="001E5C0D"/>
    <w:rsid w:val="001E5C46"/>
    <w:rsid w:val="001E5D65"/>
    <w:rsid w:val="001E604D"/>
    <w:rsid w:val="001E617A"/>
    <w:rsid w:val="001E6419"/>
    <w:rsid w:val="001E6636"/>
    <w:rsid w:val="001E697E"/>
    <w:rsid w:val="001E6B05"/>
    <w:rsid w:val="001E6DBB"/>
    <w:rsid w:val="001E6E52"/>
    <w:rsid w:val="001E6F8F"/>
    <w:rsid w:val="001E71A1"/>
    <w:rsid w:val="001E73CB"/>
    <w:rsid w:val="001E748C"/>
    <w:rsid w:val="001E7CD3"/>
    <w:rsid w:val="001F00E9"/>
    <w:rsid w:val="001F0391"/>
    <w:rsid w:val="001F0583"/>
    <w:rsid w:val="001F0C5D"/>
    <w:rsid w:val="001F0D19"/>
    <w:rsid w:val="001F166C"/>
    <w:rsid w:val="001F1741"/>
    <w:rsid w:val="001F1CB9"/>
    <w:rsid w:val="001F1DE4"/>
    <w:rsid w:val="001F1ECC"/>
    <w:rsid w:val="001F1F9A"/>
    <w:rsid w:val="001F2030"/>
    <w:rsid w:val="001F22C8"/>
    <w:rsid w:val="001F285E"/>
    <w:rsid w:val="001F2A4E"/>
    <w:rsid w:val="001F2C03"/>
    <w:rsid w:val="001F2F8F"/>
    <w:rsid w:val="001F302E"/>
    <w:rsid w:val="001F32E1"/>
    <w:rsid w:val="001F33B6"/>
    <w:rsid w:val="001F34FD"/>
    <w:rsid w:val="001F39A2"/>
    <w:rsid w:val="001F3BB5"/>
    <w:rsid w:val="001F3F43"/>
    <w:rsid w:val="001F3FF8"/>
    <w:rsid w:val="001F4569"/>
    <w:rsid w:val="001F488C"/>
    <w:rsid w:val="001F49F8"/>
    <w:rsid w:val="001F4E7D"/>
    <w:rsid w:val="001F4F9D"/>
    <w:rsid w:val="001F51B6"/>
    <w:rsid w:val="001F52C4"/>
    <w:rsid w:val="001F5409"/>
    <w:rsid w:val="001F576E"/>
    <w:rsid w:val="001F5936"/>
    <w:rsid w:val="001F612F"/>
    <w:rsid w:val="001F6404"/>
    <w:rsid w:val="001F66E9"/>
    <w:rsid w:val="001F6747"/>
    <w:rsid w:val="001F6819"/>
    <w:rsid w:val="001F6DD7"/>
    <w:rsid w:val="001F7336"/>
    <w:rsid w:val="001F7726"/>
    <w:rsid w:val="001F7936"/>
    <w:rsid w:val="00200122"/>
    <w:rsid w:val="0020021D"/>
    <w:rsid w:val="002003AE"/>
    <w:rsid w:val="00200447"/>
    <w:rsid w:val="00200953"/>
    <w:rsid w:val="00200973"/>
    <w:rsid w:val="00200CBC"/>
    <w:rsid w:val="00201060"/>
    <w:rsid w:val="002010C5"/>
    <w:rsid w:val="0020111A"/>
    <w:rsid w:val="00201189"/>
    <w:rsid w:val="002014BF"/>
    <w:rsid w:val="00201975"/>
    <w:rsid w:val="00201BD1"/>
    <w:rsid w:val="0020236D"/>
    <w:rsid w:val="002024F8"/>
    <w:rsid w:val="00202586"/>
    <w:rsid w:val="002029C3"/>
    <w:rsid w:val="0020330B"/>
    <w:rsid w:val="002035BF"/>
    <w:rsid w:val="00203941"/>
    <w:rsid w:val="00203B12"/>
    <w:rsid w:val="00203B4C"/>
    <w:rsid w:val="00203F53"/>
    <w:rsid w:val="0020401F"/>
    <w:rsid w:val="00204083"/>
    <w:rsid w:val="002040F8"/>
    <w:rsid w:val="002045CB"/>
    <w:rsid w:val="002046C1"/>
    <w:rsid w:val="0020478D"/>
    <w:rsid w:val="0020488F"/>
    <w:rsid w:val="002048B3"/>
    <w:rsid w:val="00204936"/>
    <w:rsid w:val="00205371"/>
    <w:rsid w:val="002055AC"/>
    <w:rsid w:val="002056FA"/>
    <w:rsid w:val="00205D29"/>
    <w:rsid w:val="00206294"/>
    <w:rsid w:val="0020636E"/>
    <w:rsid w:val="002066AF"/>
    <w:rsid w:val="002068C4"/>
    <w:rsid w:val="00206A56"/>
    <w:rsid w:val="00206CEF"/>
    <w:rsid w:val="00206CF6"/>
    <w:rsid w:val="0020704A"/>
    <w:rsid w:val="00207135"/>
    <w:rsid w:val="0020713C"/>
    <w:rsid w:val="00207915"/>
    <w:rsid w:val="00207AA0"/>
    <w:rsid w:val="00207AED"/>
    <w:rsid w:val="00207BB0"/>
    <w:rsid w:val="00207DB6"/>
    <w:rsid w:val="00207ECC"/>
    <w:rsid w:val="00207F0A"/>
    <w:rsid w:val="002101C4"/>
    <w:rsid w:val="002103D5"/>
    <w:rsid w:val="00210C37"/>
    <w:rsid w:val="0021159A"/>
    <w:rsid w:val="00211EE6"/>
    <w:rsid w:val="00211F1A"/>
    <w:rsid w:val="0021206E"/>
    <w:rsid w:val="00212366"/>
    <w:rsid w:val="00212619"/>
    <w:rsid w:val="002126A3"/>
    <w:rsid w:val="0021277F"/>
    <w:rsid w:val="00212886"/>
    <w:rsid w:val="00212B78"/>
    <w:rsid w:val="00212D27"/>
    <w:rsid w:val="00212D2A"/>
    <w:rsid w:val="00212E47"/>
    <w:rsid w:val="00213329"/>
    <w:rsid w:val="002135E2"/>
    <w:rsid w:val="00213AF6"/>
    <w:rsid w:val="00213B3F"/>
    <w:rsid w:val="00213D05"/>
    <w:rsid w:val="00213D63"/>
    <w:rsid w:val="00213DFA"/>
    <w:rsid w:val="00213ED4"/>
    <w:rsid w:val="00213EE0"/>
    <w:rsid w:val="00214086"/>
    <w:rsid w:val="0021454A"/>
    <w:rsid w:val="002145E9"/>
    <w:rsid w:val="00214857"/>
    <w:rsid w:val="00214EBA"/>
    <w:rsid w:val="00215037"/>
    <w:rsid w:val="00215223"/>
    <w:rsid w:val="00215457"/>
    <w:rsid w:val="0021547A"/>
    <w:rsid w:val="00215607"/>
    <w:rsid w:val="002157EF"/>
    <w:rsid w:val="00215896"/>
    <w:rsid w:val="00215EFA"/>
    <w:rsid w:val="00215F82"/>
    <w:rsid w:val="00216043"/>
    <w:rsid w:val="0021631D"/>
    <w:rsid w:val="0021698B"/>
    <w:rsid w:val="00216C2B"/>
    <w:rsid w:val="00216E27"/>
    <w:rsid w:val="00217302"/>
    <w:rsid w:val="0021734C"/>
    <w:rsid w:val="0021747A"/>
    <w:rsid w:val="002177EE"/>
    <w:rsid w:val="00217AAE"/>
    <w:rsid w:val="00217C2A"/>
    <w:rsid w:val="00217D54"/>
    <w:rsid w:val="00217F36"/>
    <w:rsid w:val="002202ED"/>
    <w:rsid w:val="00220526"/>
    <w:rsid w:val="002209FA"/>
    <w:rsid w:val="00220A13"/>
    <w:rsid w:val="00220A44"/>
    <w:rsid w:val="00220BB9"/>
    <w:rsid w:val="002213F2"/>
    <w:rsid w:val="0022148D"/>
    <w:rsid w:val="002214A9"/>
    <w:rsid w:val="002217E5"/>
    <w:rsid w:val="0022192F"/>
    <w:rsid w:val="002219E9"/>
    <w:rsid w:val="00221B9A"/>
    <w:rsid w:val="00221C5E"/>
    <w:rsid w:val="00221D06"/>
    <w:rsid w:val="00221DC3"/>
    <w:rsid w:val="002221E2"/>
    <w:rsid w:val="002226E4"/>
    <w:rsid w:val="002227D3"/>
    <w:rsid w:val="0022292B"/>
    <w:rsid w:val="00222C33"/>
    <w:rsid w:val="00222D72"/>
    <w:rsid w:val="002231AF"/>
    <w:rsid w:val="002231DB"/>
    <w:rsid w:val="00223373"/>
    <w:rsid w:val="002233D0"/>
    <w:rsid w:val="002234B7"/>
    <w:rsid w:val="00223651"/>
    <w:rsid w:val="00223790"/>
    <w:rsid w:val="0022380B"/>
    <w:rsid w:val="00223E53"/>
    <w:rsid w:val="00223EFF"/>
    <w:rsid w:val="0022453B"/>
    <w:rsid w:val="00224ACC"/>
    <w:rsid w:val="00224D84"/>
    <w:rsid w:val="00224E8F"/>
    <w:rsid w:val="00225309"/>
    <w:rsid w:val="0022545D"/>
    <w:rsid w:val="00225511"/>
    <w:rsid w:val="002255BA"/>
    <w:rsid w:val="002258FD"/>
    <w:rsid w:val="00225EFE"/>
    <w:rsid w:val="00226070"/>
    <w:rsid w:val="0022621D"/>
    <w:rsid w:val="0022684B"/>
    <w:rsid w:val="002268A7"/>
    <w:rsid w:val="002269AB"/>
    <w:rsid w:val="00226AF3"/>
    <w:rsid w:val="00226DA0"/>
    <w:rsid w:val="00226DA4"/>
    <w:rsid w:val="00226DF8"/>
    <w:rsid w:val="00227452"/>
    <w:rsid w:val="0022792A"/>
    <w:rsid w:val="00227A13"/>
    <w:rsid w:val="00227B2F"/>
    <w:rsid w:val="0023025A"/>
    <w:rsid w:val="00230720"/>
    <w:rsid w:val="00230747"/>
    <w:rsid w:val="00230D57"/>
    <w:rsid w:val="00230FEF"/>
    <w:rsid w:val="00231014"/>
    <w:rsid w:val="0023101F"/>
    <w:rsid w:val="0023107E"/>
    <w:rsid w:val="002314E3"/>
    <w:rsid w:val="00231A73"/>
    <w:rsid w:val="00231C8A"/>
    <w:rsid w:val="00231D9F"/>
    <w:rsid w:val="0023267D"/>
    <w:rsid w:val="00232B0D"/>
    <w:rsid w:val="00232E02"/>
    <w:rsid w:val="00232F3B"/>
    <w:rsid w:val="00233946"/>
    <w:rsid w:val="00233B1A"/>
    <w:rsid w:val="00233B97"/>
    <w:rsid w:val="00234907"/>
    <w:rsid w:val="002349DD"/>
    <w:rsid w:val="00234AA8"/>
    <w:rsid w:val="00234B24"/>
    <w:rsid w:val="00234BE5"/>
    <w:rsid w:val="00234F39"/>
    <w:rsid w:val="00235133"/>
    <w:rsid w:val="002353B7"/>
    <w:rsid w:val="002357D0"/>
    <w:rsid w:val="00235896"/>
    <w:rsid w:val="002359F0"/>
    <w:rsid w:val="0023604A"/>
    <w:rsid w:val="002361C7"/>
    <w:rsid w:val="00236662"/>
    <w:rsid w:val="002366A4"/>
    <w:rsid w:val="002366BD"/>
    <w:rsid w:val="002367A0"/>
    <w:rsid w:val="00236F5E"/>
    <w:rsid w:val="0023774D"/>
    <w:rsid w:val="0023793E"/>
    <w:rsid w:val="00237B45"/>
    <w:rsid w:val="00237BAC"/>
    <w:rsid w:val="00237BD0"/>
    <w:rsid w:val="00237DCF"/>
    <w:rsid w:val="00240708"/>
    <w:rsid w:val="002407B5"/>
    <w:rsid w:val="00240A7E"/>
    <w:rsid w:val="00240FCC"/>
    <w:rsid w:val="002412CF"/>
    <w:rsid w:val="0024178F"/>
    <w:rsid w:val="00241952"/>
    <w:rsid w:val="00241C93"/>
    <w:rsid w:val="00241F14"/>
    <w:rsid w:val="002423BB"/>
    <w:rsid w:val="002427E1"/>
    <w:rsid w:val="00242AAB"/>
    <w:rsid w:val="00243708"/>
    <w:rsid w:val="00243734"/>
    <w:rsid w:val="002438A9"/>
    <w:rsid w:val="002439D1"/>
    <w:rsid w:val="002442CA"/>
    <w:rsid w:val="0024478D"/>
    <w:rsid w:val="00244857"/>
    <w:rsid w:val="0024499D"/>
    <w:rsid w:val="00245139"/>
    <w:rsid w:val="00245397"/>
    <w:rsid w:val="002455E6"/>
    <w:rsid w:val="00245736"/>
    <w:rsid w:val="00245744"/>
    <w:rsid w:val="00245B26"/>
    <w:rsid w:val="00246375"/>
    <w:rsid w:val="002463BA"/>
    <w:rsid w:val="0024651A"/>
    <w:rsid w:val="0024665E"/>
    <w:rsid w:val="002467A0"/>
    <w:rsid w:val="00246836"/>
    <w:rsid w:val="00246961"/>
    <w:rsid w:val="00246DBB"/>
    <w:rsid w:val="00247007"/>
    <w:rsid w:val="00247721"/>
    <w:rsid w:val="0024779E"/>
    <w:rsid w:val="0025049B"/>
    <w:rsid w:val="002508F6"/>
    <w:rsid w:val="002509AC"/>
    <w:rsid w:val="00250A26"/>
    <w:rsid w:val="00250DA8"/>
    <w:rsid w:val="00251099"/>
    <w:rsid w:val="00251644"/>
    <w:rsid w:val="00251A13"/>
    <w:rsid w:val="00251C98"/>
    <w:rsid w:val="0025201E"/>
    <w:rsid w:val="00252408"/>
    <w:rsid w:val="0025240F"/>
    <w:rsid w:val="002525C8"/>
    <w:rsid w:val="00252A21"/>
    <w:rsid w:val="00252B41"/>
    <w:rsid w:val="00253038"/>
    <w:rsid w:val="00253042"/>
    <w:rsid w:val="002530F0"/>
    <w:rsid w:val="002533D2"/>
    <w:rsid w:val="00253FC8"/>
    <w:rsid w:val="00253FD2"/>
    <w:rsid w:val="0025411E"/>
    <w:rsid w:val="002545E9"/>
    <w:rsid w:val="0025460E"/>
    <w:rsid w:val="0025485A"/>
    <w:rsid w:val="00254F5C"/>
    <w:rsid w:val="00255036"/>
    <w:rsid w:val="00255AFB"/>
    <w:rsid w:val="0025635C"/>
    <w:rsid w:val="002564B7"/>
    <w:rsid w:val="002565AF"/>
    <w:rsid w:val="0025691B"/>
    <w:rsid w:val="002569F9"/>
    <w:rsid w:val="00257708"/>
    <w:rsid w:val="00257737"/>
    <w:rsid w:val="0025773D"/>
    <w:rsid w:val="0025778A"/>
    <w:rsid w:val="002577A6"/>
    <w:rsid w:val="002579D8"/>
    <w:rsid w:val="00260148"/>
    <w:rsid w:val="00260386"/>
    <w:rsid w:val="0026047A"/>
    <w:rsid w:val="00260EF0"/>
    <w:rsid w:val="00260FB5"/>
    <w:rsid w:val="0026111B"/>
    <w:rsid w:val="00261356"/>
    <w:rsid w:val="0026159F"/>
    <w:rsid w:val="00261608"/>
    <w:rsid w:val="00261A24"/>
    <w:rsid w:val="00261E3E"/>
    <w:rsid w:val="00261ECA"/>
    <w:rsid w:val="00262236"/>
    <w:rsid w:val="00262580"/>
    <w:rsid w:val="002625F2"/>
    <w:rsid w:val="00262807"/>
    <w:rsid w:val="00262825"/>
    <w:rsid w:val="002629C3"/>
    <w:rsid w:val="00262D20"/>
    <w:rsid w:val="0026331E"/>
    <w:rsid w:val="0026366F"/>
    <w:rsid w:val="00263A9E"/>
    <w:rsid w:val="00264C4D"/>
    <w:rsid w:val="00264C5B"/>
    <w:rsid w:val="00264D7E"/>
    <w:rsid w:val="00264E7E"/>
    <w:rsid w:val="00265128"/>
    <w:rsid w:val="002651C2"/>
    <w:rsid w:val="00265BC6"/>
    <w:rsid w:val="00265C36"/>
    <w:rsid w:val="00265E46"/>
    <w:rsid w:val="00265F36"/>
    <w:rsid w:val="0026678A"/>
    <w:rsid w:val="002668C1"/>
    <w:rsid w:val="00266F0B"/>
    <w:rsid w:val="00267439"/>
    <w:rsid w:val="0026749D"/>
    <w:rsid w:val="0026763B"/>
    <w:rsid w:val="002676BD"/>
    <w:rsid w:val="00267930"/>
    <w:rsid w:val="00267A0F"/>
    <w:rsid w:val="00267A4D"/>
    <w:rsid w:val="00267A61"/>
    <w:rsid w:val="00267D74"/>
    <w:rsid w:val="00267DD7"/>
    <w:rsid w:val="002701A3"/>
    <w:rsid w:val="00270439"/>
    <w:rsid w:val="0027063D"/>
    <w:rsid w:val="0027065B"/>
    <w:rsid w:val="00270877"/>
    <w:rsid w:val="00271100"/>
    <w:rsid w:val="002715AD"/>
    <w:rsid w:val="002715DA"/>
    <w:rsid w:val="00271608"/>
    <w:rsid w:val="0027168E"/>
    <w:rsid w:val="00271739"/>
    <w:rsid w:val="0027199D"/>
    <w:rsid w:val="00271CB8"/>
    <w:rsid w:val="00271D92"/>
    <w:rsid w:val="0027209F"/>
    <w:rsid w:val="0027223A"/>
    <w:rsid w:val="0027250D"/>
    <w:rsid w:val="00272A39"/>
    <w:rsid w:val="00272ABA"/>
    <w:rsid w:val="00272ABF"/>
    <w:rsid w:val="00272C22"/>
    <w:rsid w:val="00272E50"/>
    <w:rsid w:val="00272E53"/>
    <w:rsid w:val="00272EAC"/>
    <w:rsid w:val="00272F64"/>
    <w:rsid w:val="0027346E"/>
    <w:rsid w:val="0027362B"/>
    <w:rsid w:val="00273856"/>
    <w:rsid w:val="0027392C"/>
    <w:rsid w:val="00273E13"/>
    <w:rsid w:val="0027423B"/>
    <w:rsid w:val="00274314"/>
    <w:rsid w:val="002746F1"/>
    <w:rsid w:val="00274714"/>
    <w:rsid w:val="00274CED"/>
    <w:rsid w:val="00274CF5"/>
    <w:rsid w:val="00275683"/>
    <w:rsid w:val="00275897"/>
    <w:rsid w:val="00275920"/>
    <w:rsid w:val="002759EF"/>
    <w:rsid w:val="00275BBC"/>
    <w:rsid w:val="00275E07"/>
    <w:rsid w:val="00276027"/>
    <w:rsid w:val="002760DE"/>
    <w:rsid w:val="0027654A"/>
    <w:rsid w:val="00276595"/>
    <w:rsid w:val="00276A3C"/>
    <w:rsid w:val="00276E22"/>
    <w:rsid w:val="00277141"/>
    <w:rsid w:val="0027725D"/>
    <w:rsid w:val="0027729E"/>
    <w:rsid w:val="00277745"/>
    <w:rsid w:val="0028017C"/>
    <w:rsid w:val="002801DC"/>
    <w:rsid w:val="002801F9"/>
    <w:rsid w:val="002802D1"/>
    <w:rsid w:val="00280842"/>
    <w:rsid w:val="0028096A"/>
    <w:rsid w:val="00280A5E"/>
    <w:rsid w:val="00280BE8"/>
    <w:rsid w:val="00280BE9"/>
    <w:rsid w:val="0028185D"/>
    <w:rsid w:val="00281879"/>
    <w:rsid w:val="00281A36"/>
    <w:rsid w:val="00281A81"/>
    <w:rsid w:val="002820C3"/>
    <w:rsid w:val="002827E5"/>
    <w:rsid w:val="00282BF7"/>
    <w:rsid w:val="00282C56"/>
    <w:rsid w:val="00282E73"/>
    <w:rsid w:val="00282E85"/>
    <w:rsid w:val="00282EB3"/>
    <w:rsid w:val="00282ED9"/>
    <w:rsid w:val="00282EFB"/>
    <w:rsid w:val="00282F35"/>
    <w:rsid w:val="00282F90"/>
    <w:rsid w:val="00283377"/>
    <w:rsid w:val="0028345E"/>
    <w:rsid w:val="00283500"/>
    <w:rsid w:val="00283867"/>
    <w:rsid w:val="0028387A"/>
    <w:rsid w:val="002839BE"/>
    <w:rsid w:val="00283EF7"/>
    <w:rsid w:val="0028423C"/>
    <w:rsid w:val="002844C5"/>
    <w:rsid w:val="00284552"/>
    <w:rsid w:val="0028469E"/>
    <w:rsid w:val="00284764"/>
    <w:rsid w:val="00284895"/>
    <w:rsid w:val="00284CE8"/>
    <w:rsid w:val="00284D05"/>
    <w:rsid w:val="00285127"/>
    <w:rsid w:val="002851FC"/>
    <w:rsid w:val="0028523D"/>
    <w:rsid w:val="002857BC"/>
    <w:rsid w:val="002859FC"/>
    <w:rsid w:val="00285D84"/>
    <w:rsid w:val="00285E86"/>
    <w:rsid w:val="00285EE8"/>
    <w:rsid w:val="002861B1"/>
    <w:rsid w:val="00286438"/>
    <w:rsid w:val="00286762"/>
    <w:rsid w:val="00286855"/>
    <w:rsid w:val="00286981"/>
    <w:rsid w:val="002873B5"/>
    <w:rsid w:val="00287AB3"/>
    <w:rsid w:val="002903B8"/>
    <w:rsid w:val="00290877"/>
    <w:rsid w:val="00290887"/>
    <w:rsid w:val="00290996"/>
    <w:rsid w:val="00290B78"/>
    <w:rsid w:val="002916A5"/>
    <w:rsid w:val="0029198B"/>
    <w:rsid w:val="00291ED3"/>
    <w:rsid w:val="002925F8"/>
    <w:rsid w:val="002927EF"/>
    <w:rsid w:val="00292958"/>
    <w:rsid w:val="00292A2E"/>
    <w:rsid w:val="00292B30"/>
    <w:rsid w:val="00292D7A"/>
    <w:rsid w:val="00292F21"/>
    <w:rsid w:val="00292F57"/>
    <w:rsid w:val="00292F8F"/>
    <w:rsid w:val="0029316E"/>
    <w:rsid w:val="00293945"/>
    <w:rsid w:val="00293961"/>
    <w:rsid w:val="00293F17"/>
    <w:rsid w:val="002942AE"/>
    <w:rsid w:val="00294302"/>
    <w:rsid w:val="00294FFD"/>
    <w:rsid w:val="00295043"/>
    <w:rsid w:val="0029506F"/>
    <w:rsid w:val="00295289"/>
    <w:rsid w:val="00295410"/>
    <w:rsid w:val="00295872"/>
    <w:rsid w:val="00295E12"/>
    <w:rsid w:val="00295E56"/>
    <w:rsid w:val="00295F0C"/>
    <w:rsid w:val="0029600A"/>
    <w:rsid w:val="00296C9F"/>
    <w:rsid w:val="00296EE3"/>
    <w:rsid w:val="00296F0D"/>
    <w:rsid w:val="00296FDA"/>
    <w:rsid w:val="0029700C"/>
    <w:rsid w:val="00297028"/>
    <w:rsid w:val="0029711E"/>
    <w:rsid w:val="0029718C"/>
    <w:rsid w:val="00297942"/>
    <w:rsid w:val="00297C5F"/>
    <w:rsid w:val="00297F30"/>
    <w:rsid w:val="002A0112"/>
    <w:rsid w:val="002A0329"/>
    <w:rsid w:val="002A04BC"/>
    <w:rsid w:val="002A05B8"/>
    <w:rsid w:val="002A0A39"/>
    <w:rsid w:val="002A0BAC"/>
    <w:rsid w:val="002A1672"/>
    <w:rsid w:val="002A1C31"/>
    <w:rsid w:val="002A1CD6"/>
    <w:rsid w:val="002A25B7"/>
    <w:rsid w:val="002A2643"/>
    <w:rsid w:val="002A2BFE"/>
    <w:rsid w:val="002A2C4E"/>
    <w:rsid w:val="002A2CB6"/>
    <w:rsid w:val="002A2D2A"/>
    <w:rsid w:val="002A302B"/>
    <w:rsid w:val="002A3270"/>
    <w:rsid w:val="002A3868"/>
    <w:rsid w:val="002A3BCB"/>
    <w:rsid w:val="002A3D0D"/>
    <w:rsid w:val="002A3FCE"/>
    <w:rsid w:val="002A3FE9"/>
    <w:rsid w:val="002A420E"/>
    <w:rsid w:val="002A43C6"/>
    <w:rsid w:val="002A4442"/>
    <w:rsid w:val="002A47E5"/>
    <w:rsid w:val="002A4C6D"/>
    <w:rsid w:val="002A4F9D"/>
    <w:rsid w:val="002A51B3"/>
    <w:rsid w:val="002A5659"/>
    <w:rsid w:val="002A5C4C"/>
    <w:rsid w:val="002A5ECF"/>
    <w:rsid w:val="002A6019"/>
    <w:rsid w:val="002A640D"/>
    <w:rsid w:val="002A647C"/>
    <w:rsid w:val="002A668A"/>
    <w:rsid w:val="002A68BC"/>
    <w:rsid w:val="002A6A12"/>
    <w:rsid w:val="002A6F51"/>
    <w:rsid w:val="002A762C"/>
    <w:rsid w:val="002A763C"/>
    <w:rsid w:val="002A77F5"/>
    <w:rsid w:val="002A7BF3"/>
    <w:rsid w:val="002A7DF1"/>
    <w:rsid w:val="002A7E78"/>
    <w:rsid w:val="002A7ED1"/>
    <w:rsid w:val="002B0424"/>
    <w:rsid w:val="002B05C9"/>
    <w:rsid w:val="002B05F0"/>
    <w:rsid w:val="002B08A1"/>
    <w:rsid w:val="002B08B2"/>
    <w:rsid w:val="002B0AC1"/>
    <w:rsid w:val="002B0B7D"/>
    <w:rsid w:val="002B0CD0"/>
    <w:rsid w:val="002B16BE"/>
    <w:rsid w:val="002B1A27"/>
    <w:rsid w:val="002B1A83"/>
    <w:rsid w:val="002B1AA2"/>
    <w:rsid w:val="002B1CA2"/>
    <w:rsid w:val="002B2129"/>
    <w:rsid w:val="002B23A4"/>
    <w:rsid w:val="002B2636"/>
    <w:rsid w:val="002B2DD0"/>
    <w:rsid w:val="002B2E22"/>
    <w:rsid w:val="002B3318"/>
    <w:rsid w:val="002B365C"/>
    <w:rsid w:val="002B3BAC"/>
    <w:rsid w:val="002B3C57"/>
    <w:rsid w:val="002B3CCA"/>
    <w:rsid w:val="002B3D0B"/>
    <w:rsid w:val="002B4000"/>
    <w:rsid w:val="002B416E"/>
    <w:rsid w:val="002B42AF"/>
    <w:rsid w:val="002B435E"/>
    <w:rsid w:val="002B46AA"/>
    <w:rsid w:val="002B4ADA"/>
    <w:rsid w:val="002B4B59"/>
    <w:rsid w:val="002B4FF6"/>
    <w:rsid w:val="002B5361"/>
    <w:rsid w:val="002B5868"/>
    <w:rsid w:val="002B59D9"/>
    <w:rsid w:val="002B5EB3"/>
    <w:rsid w:val="002B608B"/>
    <w:rsid w:val="002B61A9"/>
    <w:rsid w:val="002B63BA"/>
    <w:rsid w:val="002B6B18"/>
    <w:rsid w:val="002B6BD8"/>
    <w:rsid w:val="002B712F"/>
    <w:rsid w:val="002B728F"/>
    <w:rsid w:val="002B7396"/>
    <w:rsid w:val="002B74DB"/>
    <w:rsid w:val="002B754A"/>
    <w:rsid w:val="002B75BF"/>
    <w:rsid w:val="002B7625"/>
    <w:rsid w:val="002B765A"/>
    <w:rsid w:val="002B7664"/>
    <w:rsid w:val="002B7AFB"/>
    <w:rsid w:val="002B7C12"/>
    <w:rsid w:val="002B7D88"/>
    <w:rsid w:val="002C02F5"/>
    <w:rsid w:val="002C0571"/>
    <w:rsid w:val="002C060F"/>
    <w:rsid w:val="002C077C"/>
    <w:rsid w:val="002C0A5C"/>
    <w:rsid w:val="002C163D"/>
    <w:rsid w:val="002C1909"/>
    <w:rsid w:val="002C1985"/>
    <w:rsid w:val="002C1AD1"/>
    <w:rsid w:val="002C1E83"/>
    <w:rsid w:val="002C2315"/>
    <w:rsid w:val="002C2A3A"/>
    <w:rsid w:val="002C2E2A"/>
    <w:rsid w:val="002C2E3C"/>
    <w:rsid w:val="002C2E41"/>
    <w:rsid w:val="002C2EDE"/>
    <w:rsid w:val="002C3176"/>
    <w:rsid w:val="002C31DC"/>
    <w:rsid w:val="002C3200"/>
    <w:rsid w:val="002C324C"/>
    <w:rsid w:val="002C34A2"/>
    <w:rsid w:val="002C35A0"/>
    <w:rsid w:val="002C3707"/>
    <w:rsid w:val="002C3883"/>
    <w:rsid w:val="002C3921"/>
    <w:rsid w:val="002C3A99"/>
    <w:rsid w:val="002C411F"/>
    <w:rsid w:val="002C4140"/>
    <w:rsid w:val="002C44B4"/>
    <w:rsid w:val="002C4BA9"/>
    <w:rsid w:val="002C4BBD"/>
    <w:rsid w:val="002C4E92"/>
    <w:rsid w:val="002C54D6"/>
    <w:rsid w:val="002C568A"/>
    <w:rsid w:val="002C56A6"/>
    <w:rsid w:val="002C57DF"/>
    <w:rsid w:val="002C590A"/>
    <w:rsid w:val="002C5DBB"/>
    <w:rsid w:val="002C5F8A"/>
    <w:rsid w:val="002C61A1"/>
    <w:rsid w:val="002C6351"/>
    <w:rsid w:val="002C6721"/>
    <w:rsid w:val="002C674C"/>
    <w:rsid w:val="002C6798"/>
    <w:rsid w:val="002C6887"/>
    <w:rsid w:val="002C6EC8"/>
    <w:rsid w:val="002C7508"/>
    <w:rsid w:val="002C7927"/>
    <w:rsid w:val="002C7A8A"/>
    <w:rsid w:val="002C7E99"/>
    <w:rsid w:val="002D01A7"/>
    <w:rsid w:val="002D0530"/>
    <w:rsid w:val="002D0532"/>
    <w:rsid w:val="002D05F1"/>
    <w:rsid w:val="002D0708"/>
    <w:rsid w:val="002D0779"/>
    <w:rsid w:val="002D1132"/>
    <w:rsid w:val="002D1301"/>
    <w:rsid w:val="002D16E5"/>
    <w:rsid w:val="002D1776"/>
    <w:rsid w:val="002D1788"/>
    <w:rsid w:val="002D1D75"/>
    <w:rsid w:val="002D227D"/>
    <w:rsid w:val="002D2971"/>
    <w:rsid w:val="002D2B9C"/>
    <w:rsid w:val="002D2F82"/>
    <w:rsid w:val="002D343B"/>
    <w:rsid w:val="002D360F"/>
    <w:rsid w:val="002D3B4B"/>
    <w:rsid w:val="002D3FB3"/>
    <w:rsid w:val="002D408F"/>
    <w:rsid w:val="002D4784"/>
    <w:rsid w:val="002D47F9"/>
    <w:rsid w:val="002D48D5"/>
    <w:rsid w:val="002D492D"/>
    <w:rsid w:val="002D4A8A"/>
    <w:rsid w:val="002D4F26"/>
    <w:rsid w:val="002D52B1"/>
    <w:rsid w:val="002D55DC"/>
    <w:rsid w:val="002D59CB"/>
    <w:rsid w:val="002D60EE"/>
    <w:rsid w:val="002D6B68"/>
    <w:rsid w:val="002D6C1A"/>
    <w:rsid w:val="002D6DAF"/>
    <w:rsid w:val="002D70B4"/>
    <w:rsid w:val="002D7632"/>
    <w:rsid w:val="002E00F1"/>
    <w:rsid w:val="002E01E5"/>
    <w:rsid w:val="002E0556"/>
    <w:rsid w:val="002E0560"/>
    <w:rsid w:val="002E05F1"/>
    <w:rsid w:val="002E061B"/>
    <w:rsid w:val="002E06FB"/>
    <w:rsid w:val="002E0844"/>
    <w:rsid w:val="002E0C7F"/>
    <w:rsid w:val="002E14B1"/>
    <w:rsid w:val="002E1516"/>
    <w:rsid w:val="002E18D7"/>
    <w:rsid w:val="002E1CF7"/>
    <w:rsid w:val="002E1D68"/>
    <w:rsid w:val="002E1ECC"/>
    <w:rsid w:val="002E1EE1"/>
    <w:rsid w:val="002E210F"/>
    <w:rsid w:val="002E2479"/>
    <w:rsid w:val="002E24FE"/>
    <w:rsid w:val="002E2AAB"/>
    <w:rsid w:val="002E2C62"/>
    <w:rsid w:val="002E2DE3"/>
    <w:rsid w:val="002E3052"/>
    <w:rsid w:val="002E3239"/>
    <w:rsid w:val="002E3B76"/>
    <w:rsid w:val="002E3C2F"/>
    <w:rsid w:val="002E3DD9"/>
    <w:rsid w:val="002E3F2F"/>
    <w:rsid w:val="002E46E2"/>
    <w:rsid w:val="002E475B"/>
    <w:rsid w:val="002E4867"/>
    <w:rsid w:val="002E4AEC"/>
    <w:rsid w:val="002E5068"/>
    <w:rsid w:val="002E5073"/>
    <w:rsid w:val="002E50F0"/>
    <w:rsid w:val="002E5281"/>
    <w:rsid w:val="002E576E"/>
    <w:rsid w:val="002E5C20"/>
    <w:rsid w:val="002E5D04"/>
    <w:rsid w:val="002E5E02"/>
    <w:rsid w:val="002E6089"/>
    <w:rsid w:val="002E66CD"/>
    <w:rsid w:val="002E6794"/>
    <w:rsid w:val="002E68B2"/>
    <w:rsid w:val="002E6C1E"/>
    <w:rsid w:val="002E703E"/>
    <w:rsid w:val="002E7C57"/>
    <w:rsid w:val="002E7CF4"/>
    <w:rsid w:val="002E7D6F"/>
    <w:rsid w:val="002F01AA"/>
    <w:rsid w:val="002F04C5"/>
    <w:rsid w:val="002F04E2"/>
    <w:rsid w:val="002F0746"/>
    <w:rsid w:val="002F0809"/>
    <w:rsid w:val="002F0988"/>
    <w:rsid w:val="002F09CD"/>
    <w:rsid w:val="002F0F50"/>
    <w:rsid w:val="002F0F89"/>
    <w:rsid w:val="002F10D0"/>
    <w:rsid w:val="002F12E8"/>
    <w:rsid w:val="002F1590"/>
    <w:rsid w:val="002F166D"/>
    <w:rsid w:val="002F1B2B"/>
    <w:rsid w:val="002F1BCB"/>
    <w:rsid w:val="002F2252"/>
    <w:rsid w:val="002F2778"/>
    <w:rsid w:val="002F2797"/>
    <w:rsid w:val="002F29BA"/>
    <w:rsid w:val="002F2EE9"/>
    <w:rsid w:val="002F343A"/>
    <w:rsid w:val="002F363F"/>
    <w:rsid w:val="002F383B"/>
    <w:rsid w:val="002F3888"/>
    <w:rsid w:val="002F397D"/>
    <w:rsid w:val="002F39D4"/>
    <w:rsid w:val="002F3EF8"/>
    <w:rsid w:val="002F403E"/>
    <w:rsid w:val="002F4371"/>
    <w:rsid w:val="002F4377"/>
    <w:rsid w:val="002F4504"/>
    <w:rsid w:val="002F4B04"/>
    <w:rsid w:val="002F4B3B"/>
    <w:rsid w:val="002F4DB1"/>
    <w:rsid w:val="002F4E72"/>
    <w:rsid w:val="002F5010"/>
    <w:rsid w:val="002F5355"/>
    <w:rsid w:val="002F585F"/>
    <w:rsid w:val="002F5C71"/>
    <w:rsid w:val="002F5F4D"/>
    <w:rsid w:val="002F64CF"/>
    <w:rsid w:val="002F657C"/>
    <w:rsid w:val="002F668E"/>
    <w:rsid w:val="002F6744"/>
    <w:rsid w:val="002F67A5"/>
    <w:rsid w:val="002F690E"/>
    <w:rsid w:val="002F6ED1"/>
    <w:rsid w:val="002F7003"/>
    <w:rsid w:val="002F78A3"/>
    <w:rsid w:val="002F7990"/>
    <w:rsid w:val="002F7BE2"/>
    <w:rsid w:val="002F7D3C"/>
    <w:rsid w:val="003000AE"/>
    <w:rsid w:val="00300176"/>
    <w:rsid w:val="00300A37"/>
    <w:rsid w:val="00300DD3"/>
    <w:rsid w:val="00300E31"/>
    <w:rsid w:val="00300E94"/>
    <w:rsid w:val="00301112"/>
    <w:rsid w:val="0030121B"/>
    <w:rsid w:val="003018D8"/>
    <w:rsid w:val="00301B8E"/>
    <w:rsid w:val="00302644"/>
    <w:rsid w:val="0030272B"/>
    <w:rsid w:val="00302894"/>
    <w:rsid w:val="00302931"/>
    <w:rsid w:val="00302C5B"/>
    <w:rsid w:val="00303741"/>
    <w:rsid w:val="003037B1"/>
    <w:rsid w:val="003038BE"/>
    <w:rsid w:val="00303B71"/>
    <w:rsid w:val="00303C4E"/>
    <w:rsid w:val="00303D00"/>
    <w:rsid w:val="003041DC"/>
    <w:rsid w:val="00304318"/>
    <w:rsid w:val="00304617"/>
    <w:rsid w:val="00304700"/>
    <w:rsid w:val="00305301"/>
    <w:rsid w:val="003053B1"/>
    <w:rsid w:val="003053EF"/>
    <w:rsid w:val="0030552E"/>
    <w:rsid w:val="003055CA"/>
    <w:rsid w:val="00305783"/>
    <w:rsid w:val="003057B4"/>
    <w:rsid w:val="003058F6"/>
    <w:rsid w:val="00305967"/>
    <w:rsid w:val="003059DA"/>
    <w:rsid w:val="00305A27"/>
    <w:rsid w:val="00305C03"/>
    <w:rsid w:val="00305D50"/>
    <w:rsid w:val="00306363"/>
    <w:rsid w:val="003065B4"/>
    <w:rsid w:val="003065FF"/>
    <w:rsid w:val="0030663C"/>
    <w:rsid w:val="0030694A"/>
    <w:rsid w:val="00306B6B"/>
    <w:rsid w:val="003075B1"/>
    <w:rsid w:val="0030778C"/>
    <w:rsid w:val="0030779E"/>
    <w:rsid w:val="00307BB4"/>
    <w:rsid w:val="00307EE5"/>
    <w:rsid w:val="00307FC4"/>
    <w:rsid w:val="00310052"/>
    <w:rsid w:val="0031091B"/>
    <w:rsid w:val="00310E9A"/>
    <w:rsid w:val="00310F1E"/>
    <w:rsid w:val="00310FA5"/>
    <w:rsid w:val="00310FE0"/>
    <w:rsid w:val="003110EE"/>
    <w:rsid w:val="003111BE"/>
    <w:rsid w:val="003114C3"/>
    <w:rsid w:val="00311908"/>
    <w:rsid w:val="00311909"/>
    <w:rsid w:val="003119CE"/>
    <w:rsid w:val="00311A1B"/>
    <w:rsid w:val="00311C20"/>
    <w:rsid w:val="003120D4"/>
    <w:rsid w:val="003120E7"/>
    <w:rsid w:val="003121D9"/>
    <w:rsid w:val="0031272B"/>
    <w:rsid w:val="003129D9"/>
    <w:rsid w:val="003129DD"/>
    <w:rsid w:val="00312DA7"/>
    <w:rsid w:val="00312F68"/>
    <w:rsid w:val="0031325E"/>
    <w:rsid w:val="003135C7"/>
    <w:rsid w:val="00313719"/>
    <w:rsid w:val="003139DC"/>
    <w:rsid w:val="00313CB9"/>
    <w:rsid w:val="00313D8B"/>
    <w:rsid w:val="0031428C"/>
    <w:rsid w:val="00314A93"/>
    <w:rsid w:val="00314C07"/>
    <w:rsid w:val="00314C46"/>
    <w:rsid w:val="00314D63"/>
    <w:rsid w:val="00314F91"/>
    <w:rsid w:val="003151B6"/>
    <w:rsid w:val="003159BA"/>
    <w:rsid w:val="00315BAA"/>
    <w:rsid w:val="00315CE1"/>
    <w:rsid w:val="00315DBF"/>
    <w:rsid w:val="0031602F"/>
    <w:rsid w:val="0031605D"/>
    <w:rsid w:val="003165CA"/>
    <w:rsid w:val="00316723"/>
    <w:rsid w:val="0031698B"/>
    <w:rsid w:val="00316AB6"/>
    <w:rsid w:val="00316EB2"/>
    <w:rsid w:val="003171E0"/>
    <w:rsid w:val="00317302"/>
    <w:rsid w:val="00317B64"/>
    <w:rsid w:val="00317C24"/>
    <w:rsid w:val="00317DB9"/>
    <w:rsid w:val="00317F25"/>
    <w:rsid w:val="00320088"/>
    <w:rsid w:val="0032033C"/>
    <w:rsid w:val="0032055B"/>
    <w:rsid w:val="00320649"/>
    <w:rsid w:val="00320A77"/>
    <w:rsid w:val="00320B91"/>
    <w:rsid w:val="00320D71"/>
    <w:rsid w:val="00320EF3"/>
    <w:rsid w:val="00321195"/>
    <w:rsid w:val="003213F0"/>
    <w:rsid w:val="0032159E"/>
    <w:rsid w:val="003217B5"/>
    <w:rsid w:val="0032184B"/>
    <w:rsid w:val="00321874"/>
    <w:rsid w:val="003218BC"/>
    <w:rsid w:val="00321E3C"/>
    <w:rsid w:val="003221F6"/>
    <w:rsid w:val="00322433"/>
    <w:rsid w:val="0032252B"/>
    <w:rsid w:val="00322B1B"/>
    <w:rsid w:val="00322B36"/>
    <w:rsid w:val="00322B4B"/>
    <w:rsid w:val="00322C4C"/>
    <w:rsid w:val="003235C8"/>
    <w:rsid w:val="00323D41"/>
    <w:rsid w:val="00323DB2"/>
    <w:rsid w:val="003241BE"/>
    <w:rsid w:val="00324363"/>
    <w:rsid w:val="0032470E"/>
    <w:rsid w:val="00324872"/>
    <w:rsid w:val="0032497B"/>
    <w:rsid w:val="00324ADB"/>
    <w:rsid w:val="00324D75"/>
    <w:rsid w:val="00324FA8"/>
    <w:rsid w:val="0032540A"/>
    <w:rsid w:val="00325475"/>
    <w:rsid w:val="00325670"/>
    <w:rsid w:val="00325C8A"/>
    <w:rsid w:val="00325EF1"/>
    <w:rsid w:val="00326687"/>
    <w:rsid w:val="00326776"/>
    <w:rsid w:val="00326A1A"/>
    <w:rsid w:val="00326FEE"/>
    <w:rsid w:val="003270F4"/>
    <w:rsid w:val="00327AAE"/>
    <w:rsid w:val="00327AD3"/>
    <w:rsid w:val="00327ADF"/>
    <w:rsid w:val="00327B90"/>
    <w:rsid w:val="00327DDD"/>
    <w:rsid w:val="00327EB5"/>
    <w:rsid w:val="00327FB3"/>
    <w:rsid w:val="003305AF"/>
    <w:rsid w:val="003305E4"/>
    <w:rsid w:val="00330B73"/>
    <w:rsid w:val="00330C18"/>
    <w:rsid w:val="00330D0A"/>
    <w:rsid w:val="00330D8B"/>
    <w:rsid w:val="00330FD5"/>
    <w:rsid w:val="0033107F"/>
    <w:rsid w:val="00331B2B"/>
    <w:rsid w:val="00331D8B"/>
    <w:rsid w:val="00332283"/>
    <w:rsid w:val="0033232B"/>
    <w:rsid w:val="00332522"/>
    <w:rsid w:val="003325FC"/>
    <w:rsid w:val="00332727"/>
    <w:rsid w:val="0033272C"/>
    <w:rsid w:val="0033290A"/>
    <w:rsid w:val="00332937"/>
    <w:rsid w:val="00332E38"/>
    <w:rsid w:val="0033300D"/>
    <w:rsid w:val="003330AA"/>
    <w:rsid w:val="003334BF"/>
    <w:rsid w:val="003337C8"/>
    <w:rsid w:val="00333981"/>
    <w:rsid w:val="00333E5E"/>
    <w:rsid w:val="00333FE1"/>
    <w:rsid w:val="00334000"/>
    <w:rsid w:val="00334203"/>
    <w:rsid w:val="003351BF"/>
    <w:rsid w:val="003351E7"/>
    <w:rsid w:val="003360A9"/>
    <w:rsid w:val="00336280"/>
    <w:rsid w:val="003364C2"/>
    <w:rsid w:val="0033653B"/>
    <w:rsid w:val="0033688F"/>
    <w:rsid w:val="00336B80"/>
    <w:rsid w:val="00336EDD"/>
    <w:rsid w:val="00336F28"/>
    <w:rsid w:val="003374A2"/>
    <w:rsid w:val="00337810"/>
    <w:rsid w:val="00337937"/>
    <w:rsid w:val="00337F73"/>
    <w:rsid w:val="0034029A"/>
    <w:rsid w:val="0034037F"/>
    <w:rsid w:val="00340A61"/>
    <w:rsid w:val="00340C5C"/>
    <w:rsid w:val="00340E9C"/>
    <w:rsid w:val="00340F9A"/>
    <w:rsid w:val="00341619"/>
    <w:rsid w:val="003417B8"/>
    <w:rsid w:val="003417D7"/>
    <w:rsid w:val="0034180D"/>
    <w:rsid w:val="00341AC8"/>
    <w:rsid w:val="00341D44"/>
    <w:rsid w:val="00341E6D"/>
    <w:rsid w:val="00342075"/>
    <w:rsid w:val="00342113"/>
    <w:rsid w:val="00342287"/>
    <w:rsid w:val="003424C9"/>
    <w:rsid w:val="003426B3"/>
    <w:rsid w:val="00342937"/>
    <w:rsid w:val="00342A2E"/>
    <w:rsid w:val="00342AEA"/>
    <w:rsid w:val="003431FB"/>
    <w:rsid w:val="003432DC"/>
    <w:rsid w:val="0034375D"/>
    <w:rsid w:val="0034395C"/>
    <w:rsid w:val="003439ED"/>
    <w:rsid w:val="00343D08"/>
    <w:rsid w:val="00343EBC"/>
    <w:rsid w:val="00344962"/>
    <w:rsid w:val="00344A4E"/>
    <w:rsid w:val="00344A95"/>
    <w:rsid w:val="00344AD9"/>
    <w:rsid w:val="00345132"/>
    <w:rsid w:val="003453AC"/>
    <w:rsid w:val="0034557E"/>
    <w:rsid w:val="00345694"/>
    <w:rsid w:val="0034575F"/>
    <w:rsid w:val="00345845"/>
    <w:rsid w:val="00345C0E"/>
    <w:rsid w:val="00345D9F"/>
    <w:rsid w:val="00345DB0"/>
    <w:rsid w:val="00345FC0"/>
    <w:rsid w:val="0034660E"/>
    <w:rsid w:val="00346ABB"/>
    <w:rsid w:val="00346D52"/>
    <w:rsid w:val="00347000"/>
    <w:rsid w:val="00347152"/>
    <w:rsid w:val="00347262"/>
    <w:rsid w:val="00347549"/>
    <w:rsid w:val="0034759D"/>
    <w:rsid w:val="003477AD"/>
    <w:rsid w:val="00347937"/>
    <w:rsid w:val="00347A6B"/>
    <w:rsid w:val="00347C8D"/>
    <w:rsid w:val="00347E50"/>
    <w:rsid w:val="00350124"/>
    <w:rsid w:val="0035083E"/>
    <w:rsid w:val="00350BAB"/>
    <w:rsid w:val="00350DE5"/>
    <w:rsid w:val="00350E93"/>
    <w:rsid w:val="00351086"/>
    <w:rsid w:val="0035109E"/>
    <w:rsid w:val="0035113C"/>
    <w:rsid w:val="0035155A"/>
    <w:rsid w:val="0035161F"/>
    <w:rsid w:val="003516DB"/>
    <w:rsid w:val="00351B72"/>
    <w:rsid w:val="00351FAE"/>
    <w:rsid w:val="00352167"/>
    <w:rsid w:val="00352203"/>
    <w:rsid w:val="00352333"/>
    <w:rsid w:val="003526D3"/>
    <w:rsid w:val="00352D53"/>
    <w:rsid w:val="00352F37"/>
    <w:rsid w:val="00352FAB"/>
    <w:rsid w:val="0035307C"/>
    <w:rsid w:val="003530FC"/>
    <w:rsid w:val="00353347"/>
    <w:rsid w:val="00353481"/>
    <w:rsid w:val="0035393A"/>
    <w:rsid w:val="003540E4"/>
    <w:rsid w:val="003541B9"/>
    <w:rsid w:val="00354671"/>
    <w:rsid w:val="00355453"/>
    <w:rsid w:val="00355928"/>
    <w:rsid w:val="00355D50"/>
    <w:rsid w:val="0035678D"/>
    <w:rsid w:val="00356B27"/>
    <w:rsid w:val="00356BC8"/>
    <w:rsid w:val="00356D51"/>
    <w:rsid w:val="0035709E"/>
    <w:rsid w:val="003578C1"/>
    <w:rsid w:val="00357B8A"/>
    <w:rsid w:val="00357DA8"/>
    <w:rsid w:val="003602E1"/>
    <w:rsid w:val="0036039C"/>
    <w:rsid w:val="003606AE"/>
    <w:rsid w:val="00360BB8"/>
    <w:rsid w:val="00360CB8"/>
    <w:rsid w:val="00360E90"/>
    <w:rsid w:val="0036105F"/>
    <w:rsid w:val="00361335"/>
    <w:rsid w:val="00361781"/>
    <w:rsid w:val="003619F6"/>
    <w:rsid w:val="00361A65"/>
    <w:rsid w:val="00361A7A"/>
    <w:rsid w:val="00361A9F"/>
    <w:rsid w:val="00361D82"/>
    <w:rsid w:val="00362089"/>
    <w:rsid w:val="0036298D"/>
    <w:rsid w:val="00362B1D"/>
    <w:rsid w:val="00362B62"/>
    <w:rsid w:val="00362BBA"/>
    <w:rsid w:val="00362CC7"/>
    <w:rsid w:val="0036318C"/>
    <w:rsid w:val="0036334D"/>
    <w:rsid w:val="0036338C"/>
    <w:rsid w:val="0036347C"/>
    <w:rsid w:val="003634F9"/>
    <w:rsid w:val="00363561"/>
    <w:rsid w:val="003635FF"/>
    <w:rsid w:val="00363C0D"/>
    <w:rsid w:val="00363D87"/>
    <w:rsid w:val="00363F65"/>
    <w:rsid w:val="003644FE"/>
    <w:rsid w:val="0036460B"/>
    <w:rsid w:val="00364A60"/>
    <w:rsid w:val="00364C47"/>
    <w:rsid w:val="00364C89"/>
    <w:rsid w:val="00364D90"/>
    <w:rsid w:val="00364EA1"/>
    <w:rsid w:val="003650DB"/>
    <w:rsid w:val="003651AD"/>
    <w:rsid w:val="00365226"/>
    <w:rsid w:val="00365418"/>
    <w:rsid w:val="00365759"/>
    <w:rsid w:val="00365B90"/>
    <w:rsid w:val="0036605A"/>
    <w:rsid w:val="0036619B"/>
    <w:rsid w:val="003662D2"/>
    <w:rsid w:val="00366738"/>
    <w:rsid w:val="00366CE9"/>
    <w:rsid w:val="00367455"/>
    <w:rsid w:val="003675E3"/>
    <w:rsid w:val="0036760F"/>
    <w:rsid w:val="00367876"/>
    <w:rsid w:val="003678CC"/>
    <w:rsid w:val="00367AA9"/>
    <w:rsid w:val="00367FF5"/>
    <w:rsid w:val="0037059A"/>
    <w:rsid w:val="00371222"/>
    <w:rsid w:val="00371310"/>
    <w:rsid w:val="00371392"/>
    <w:rsid w:val="003716A1"/>
    <w:rsid w:val="0037190F"/>
    <w:rsid w:val="00371A78"/>
    <w:rsid w:val="00371E50"/>
    <w:rsid w:val="00372007"/>
    <w:rsid w:val="00372633"/>
    <w:rsid w:val="0037273C"/>
    <w:rsid w:val="003728A7"/>
    <w:rsid w:val="003728E0"/>
    <w:rsid w:val="00372CAB"/>
    <w:rsid w:val="00372DFF"/>
    <w:rsid w:val="00372FC8"/>
    <w:rsid w:val="00373172"/>
    <w:rsid w:val="003732B6"/>
    <w:rsid w:val="003732EF"/>
    <w:rsid w:val="00373316"/>
    <w:rsid w:val="0037331A"/>
    <w:rsid w:val="003733BC"/>
    <w:rsid w:val="003736A2"/>
    <w:rsid w:val="003740C8"/>
    <w:rsid w:val="00374409"/>
    <w:rsid w:val="00374607"/>
    <w:rsid w:val="00374732"/>
    <w:rsid w:val="0037491C"/>
    <w:rsid w:val="00374A56"/>
    <w:rsid w:val="00374B36"/>
    <w:rsid w:val="00374BD9"/>
    <w:rsid w:val="00374C7F"/>
    <w:rsid w:val="00374D33"/>
    <w:rsid w:val="00374D5C"/>
    <w:rsid w:val="00374E9C"/>
    <w:rsid w:val="0037589A"/>
    <w:rsid w:val="00375D01"/>
    <w:rsid w:val="003761E1"/>
    <w:rsid w:val="00376280"/>
    <w:rsid w:val="00376BAB"/>
    <w:rsid w:val="00376DD3"/>
    <w:rsid w:val="00376F33"/>
    <w:rsid w:val="00376FE7"/>
    <w:rsid w:val="00377390"/>
    <w:rsid w:val="00377954"/>
    <w:rsid w:val="00377963"/>
    <w:rsid w:val="00377B45"/>
    <w:rsid w:val="00377F0A"/>
    <w:rsid w:val="00380375"/>
    <w:rsid w:val="003805A8"/>
    <w:rsid w:val="003806D5"/>
    <w:rsid w:val="00380A16"/>
    <w:rsid w:val="00380E5E"/>
    <w:rsid w:val="00380F80"/>
    <w:rsid w:val="00381483"/>
    <w:rsid w:val="003815CD"/>
    <w:rsid w:val="00381726"/>
    <w:rsid w:val="00381764"/>
    <w:rsid w:val="0038180E"/>
    <w:rsid w:val="0038186E"/>
    <w:rsid w:val="00381B0E"/>
    <w:rsid w:val="00381E3C"/>
    <w:rsid w:val="00381F0F"/>
    <w:rsid w:val="00382142"/>
    <w:rsid w:val="0038255E"/>
    <w:rsid w:val="0038264B"/>
    <w:rsid w:val="00382C60"/>
    <w:rsid w:val="00382F03"/>
    <w:rsid w:val="00382FD7"/>
    <w:rsid w:val="00383446"/>
    <w:rsid w:val="0038358A"/>
    <w:rsid w:val="00383E35"/>
    <w:rsid w:val="0038403D"/>
    <w:rsid w:val="003842AD"/>
    <w:rsid w:val="003842C9"/>
    <w:rsid w:val="0038439A"/>
    <w:rsid w:val="003844DB"/>
    <w:rsid w:val="00384B27"/>
    <w:rsid w:val="00384BD0"/>
    <w:rsid w:val="00384F09"/>
    <w:rsid w:val="00384F57"/>
    <w:rsid w:val="0038572A"/>
    <w:rsid w:val="0038578D"/>
    <w:rsid w:val="003859B9"/>
    <w:rsid w:val="00385FF4"/>
    <w:rsid w:val="003862C0"/>
    <w:rsid w:val="003864F5"/>
    <w:rsid w:val="00386645"/>
    <w:rsid w:val="00386D02"/>
    <w:rsid w:val="003873DD"/>
    <w:rsid w:val="00387A41"/>
    <w:rsid w:val="00387C7E"/>
    <w:rsid w:val="00387EC5"/>
    <w:rsid w:val="0039025A"/>
    <w:rsid w:val="003902F5"/>
    <w:rsid w:val="0039042A"/>
    <w:rsid w:val="0039064B"/>
    <w:rsid w:val="003907A1"/>
    <w:rsid w:val="003907B6"/>
    <w:rsid w:val="00390B75"/>
    <w:rsid w:val="00390C2F"/>
    <w:rsid w:val="00390E98"/>
    <w:rsid w:val="003910C9"/>
    <w:rsid w:val="003911DA"/>
    <w:rsid w:val="00391365"/>
    <w:rsid w:val="00391460"/>
    <w:rsid w:val="003914E0"/>
    <w:rsid w:val="00391522"/>
    <w:rsid w:val="00391590"/>
    <w:rsid w:val="00391969"/>
    <w:rsid w:val="00391A36"/>
    <w:rsid w:val="00391BE8"/>
    <w:rsid w:val="00391C1B"/>
    <w:rsid w:val="00391CF1"/>
    <w:rsid w:val="003920B7"/>
    <w:rsid w:val="00392153"/>
    <w:rsid w:val="003921E7"/>
    <w:rsid w:val="00392ADC"/>
    <w:rsid w:val="00392F63"/>
    <w:rsid w:val="003933B6"/>
    <w:rsid w:val="00393536"/>
    <w:rsid w:val="0039357D"/>
    <w:rsid w:val="0039390D"/>
    <w:rsid w:val="00393DB3"/>
    <w:rsid w:val="00393F0D"/>
    <w:rsid w:val="0039430D"/>
    <w:rsid w:val="003944BD"/>
    <w:rsid w:val="0039453B"/>
    <w:rsid w:val="003947CF"/>
    <w:rsid w:val="00394A98"/>
    <w:rsid w:val="00394B30"/>
    <w:rsid w:val="0039523E"/>
    <w:rsid w:val="0039532E"/>
    <w:rsid w:val="0039547A"/>
    <w:rsid w:val="00395524"/>
    <w:rsid w:val="003957BD"/>
    <w:rsid w:val="00395C95"/>
    <w:rsid w:val="00395D7A"/>
    <w:rsid w:val="00395DEE"/>
    <w:rsid w:val="00395EC8"/>
    <w:rsid w:val="00396622"/>
    <w:rsid w:val="003969E7"/>
    <w:rsid w:val="00396B03"/>
    <w:rsid w:val="00396D19"/>
    <w:rsid w:val="003973A0"/>
    <w:rsid w:val="00397708"/>
    <w:rsid w:val="0039786F"/>
    <w:rsid w:val="00397945"/>
    <w:rsid w:val="003979E1"/>
    <w:rsid w:val="00397EF4"/>
    <w:rsid w:val="00397EFD"/>
    <w:rsid w:val="003A0231"/>
    <w:rsid w:val="003A0372"/>
    <w:rsid w:val="003A0476"/>
    <w:rsid w:val="003A08F6"/>
    <w:rsid w:val="003A0D30"/>
    <w:rsid w:val="003A0EE5"/>
    <w:rsid w:val="003A11F7"/>
    <w:rsid w:val="003A16E9"/>
    <w:rsid w:val="003A184C"/>
    <w:rsid w:val="003A18BC"/>
    <w:rsid w:val="003A19E9"/>
    <w:rsid w:val="003A19F2"/>
    <w:rsid w:val="003A1AF3"/>
    <w:rsid w:val="003A1B86"/>
    <w:rsid w:val="003A1C1F"/>
    <w:rsid w:val="003A1C55"/>
    <w:rsid w:val="003A1CC4"/>
    <w:rsid w:val="003A1F10"/>
    <w:rsid w:val="003A1F26"/>
    <w:rsid w:val="003A2770"/>
    <w:rsid w:val="003A2FB0"/>
    <w:rsid w:val="003A32E7"/>
    <w:rsid w:val="003A3711"/>
    <w:rsid w:val="003A3870"/>
    <w:rsid w:val="003A3A16"/>
    <w:rsid w:val="003A3AA9"/>
    <w:rsid w:val="003A4194"/>
    <w:rsid w:val="003A41DA"/>
    <w:rsid w:val="003A43B8"/>
    <w:rsid w:val="003A44C7"/>
    <w:rsid w:val="003A47DB"/>
    <w:rsid w:val="003A4AEE"/>
    <w:rsid w:val="003A4C48"/>
    <w:rsid w:val="003A4CAA"/>
    <w:rsid w:val="003A4EBE"/>
    <w:rsid w:val="003A5154"/>
    <w:rsid w:val="003A519B"/>
    <w:rsid w:val="003A52F6"/>
    <w:rsid w:val="003A533B"/>
    <w:rsid w:val="003A579D"/>
    <w:rsid w:val="003A5945"/>
    <w:rsid w:val="003A5A08"/>
    <w:rsid w:val="003A61FB"/>
    <w:rsid w:val="003A6613"/>
    <w:rsid w:val="003A6729"/>
    <w:rsid w:val="003A68BC"/>
    <w:rsid w:val="003A6946"/>
    <w:rsid w:val="003A6A8B"/>
    <w:rsid w:val="003A6D66"/>
    <w:rsid w:val="003A6F60"/>
    <w:rsid w:val="003A720F"/>
    <w:rsid w:val="003A74F7"/>
    <w:rsid w:val="003A7B3B"/>
    <w:rsid w:val="003A7B70"/>
    <w:rsid w:val="003A7C62"/>
    <w:rsid w:val="003A7E4B"/>
    <w:rsid w:val="003B00C6"/>
    <w:rsid w:val="003B03CA"/>
    <w:rsid w:val="003B04B2"/>
    <w:rsid w:val="003B055A"/>
    <w:rsid w:val="003B099B"/>
    <w:rsid w:val="003B0AD7"/>
    <w:rsid w:val="003B0EEC"/>
    <w:rsid w:val="003B1229"/>
    <w:rsid w:val="003B126C"/>
    <w:rsid w:val="003B1620"/>
    <w:rsid w:val="003B1632"/>
    <w:rsid w:val="003B1C1D"/>
    <w:rsid w:val="003B1D51"/>
    <w:rsid w:val="003B25AA"/>
    <w:rsid w:val="003B25E9"/>
    <w:rsid w:val="003B2F66"/>
    <w:rsid w:val="003B3146"/>
    <w:rsid w:val="003B32E5"/>
    <w:rsid w:val="003B359B"/>
    <w:rsid w:val="003B37F8"/>
    <w:rsid w:val="003B389A"/>
    <w:rsid w:val="003B38C1"/>
    <w:rsid w:val="003B3DB3"/>
    <w:rsid w:val="003B3DC1"/>
    <w:rsid w:val="003B3ED2"/>
    <w:rsid w:val="003B3FFB"/>
    <w:rsid w:val="003B40CC"/>
    <w:rsid w:val="003B40CF"/>
    <w:rsid w:val="003B4368"/>
    <w:rsid w:val="003B46BA"/>
    <w:rsid w:val="003B4809"/>
    <w:rsid w:val="003B4B40"/>
    <w:rsid w:val="003B4B7E"/>
    <w:rsid w:val="003B4CEF"/>
    <w:rsid w:val="003B4EFB"/>
    <w:rsid w:val="003B5059"/>
    <w:rsid w:val="003B580E"/>
    <w:rsid w:val="003B582B"/>
    <w:rsid w:val="003B5B4D"/>
    <w:rsid w:val="003B5DA9"/>
    <w:rsid w:val="003B6074"/>
    <w:rsid w:val="003B60E8"/>
    <w:rsid w:val="003B626C"/>
    <w:rsid w:val="003B639C"/>
    <w:rsid w:val="003B65A6"/>
    <w:rsid w:val="003B66DD"/>
    <w:rsid w:val="003B675D"/>
    <w:rsid w:val="003B67FC"/>
    <w:rsid w:val="003B693C"/>
    <w:rsid w:val="003B6960"/>
    <w:rsid w:val="003B6D0E"/>
    <w:rsid w:val="003B7126"/>
    <w:rsid w:val="003B71E1"/>
    <w:rsid w:val="003B7822"/>
    <w:rsid w:val="003B7A44"/>
    <w:rsid w:val="003B7C9B"/>
    <w:rsid w:val="003B7FE5"/>
    <w:rsid w:val="003C002C"/>
    <w:rsid w:val="003C022D"/>
    <w:rsid w:val="003C02B6"/>
    <w:rsid w:val="003C0916"/>
    <w:rsid w:val="003C09A4"/>
    <w:rsid w:val="003C0E38"/>
    <w:rsid w:val="003C0FD5"/>
    <w:rsid w:val="003C1071"/>
    <w:rsid w:val="003C1072"/>
    <w:rsid w:val="003C12DB"/>
    <w:rsid w:val="003C1391"/>
    <w:rsid w:val="003C1517"/>
    <w:rsid w:val="003C165D"/>
    <w:rsid w:val="003C195B"/>
    <w:rsid w:val="003C1B1F"/>
    <w:rsid w:val="003C1D69"/>
    <w:rsid w:val="003C1F31"/>
    <w:rsid w:val="003C2551"/>
    <w:rsid w:val="003C258A"/>
    <w:rsid w:val="003C30EB"/>
    <w:rsid w:val="003C33A8"/>
    <w:rsid w:val="003C369E"/>
    <w:rsid w:val="003C3706"/>
    <w:rsid w:val="003C38D9"/>
    <w:rsid w:val="003C3CDF"/>
    <w:rsid w:val="003C3E46"/>
    <w:rsid w:val="003C4241"/>
    <w:rsid w:val="003C448C"/>
    <w:rsid w:val="003C47A2"/>
    <w:rsid w:val="003C49CD"/>
    <w:rsid w:val="003C4A3C"/>
    <w:rsid w:val="003C4C2F"/>
    <w:rsid w:val="003C4C7A"/>
    <w:rsid w:val="003C4CCC"/>
    <w:rsid w:val="003C5263"/>
    <w:rsid w:val="003C563E"/>
    <w:rsid w:val="003C5D81"/>
    <w:rsid w:val="003C5E5D"/>
    <w:rsid w:val="003C6383"/>
    <w:rsid w:val="003C63E2"/>
    <w:rsid w:val="003C65F4"/>
    <w:rsid w:val="003C6631"/>
    <w:rsid w:val="003C669B"/>
    <w:rsid w:val="003C6928"/>
    <w:rsid w:val="003C6A45"/>
    <w:rsid w:val="003C707C"/>
    <w:rsid w:val="003C70B1"/>
    <w:rsid w:val="003C752D"/>
    <w:rsid w:val="003C760A"/>
    <w:rsid w:val="003C79B0"/>
    <w:rsid w:val="003C7B0A"/>
    <w:rsid w:val="003C7BBB"/>
    <w:rsid w:val="003C7D15"/>
    <w:rsid w:val="003C7E66"/>
    <w:rsid w:val="003C7F5B"/>
    <w:rsid w:val="003D007C"/>
    <w:rsid w:val="003D00CF"/>
    <w:rsid w:val="003D0239"/>
    <w:rsid w:val="003D0380"/>
    <w:rsid w:val="003D063B"/>
    <w:rsid w:val="003D069E"/>
    <w:rsid w:val="003D108B"/>
    <w:rsid w:val="003D122D"/>
    <w:rsid w:val="003D127A"/>
    <w:rsid w:val="003D1500"/>
    <w:rsid w:val="003D15B8"/>
    <w:rsid w:val="003D1658"/>
    <w:rsid w:val="003D1915"/>
    <w:rsid w:val="003D207B"/>
    <w:rsid w:val="003D2299"/>
    <w:rsid w:val="003D23C9"/>
    <w:rsid w:val="003D23E9"/>
    <w:rsid w:val="003D2467"/>
    <w:rsid w:val="003D2585"/>
    <w:rsid w:val="003D264B"/>
    <w:rsid w:val="003D27AB"/>
    <w:rsid w:val="003D28AD"/>
    <w:rsid w:val="003D2BBD"/>
    <w:rsid w:val="003D2F2F"/>
    <w:rsid w:val="003D2FD6"/>
    <w:rsid w:val="003D3205"/>
    <w:rsid w:val="003D34EB"/>
    <w:rsid w:val="003D3733"/>
    <w:rsid w:val="003D3892"/>
    <w:rsid w:val="003D3D18"/>
    <w:rsid w:val="003D3F19"/>
    <w:rsid w:val="003D416F"/>
    <w:rsid w:val="003D41BA"/>
    <w:rsid w:val="003D4814"/>
    <w:rsid w:val="003D4A7E"/>
    <w:rsid w:val="003D4DC3"/>
    <w:rsid w:val="003D4F67"/>
    <w:rsid w:val="003D5093"/>
    <w:rsid w:val="003D50C6"/>
    <w:rsid w:val="003D50D3"/>
    <w:rsid w:val="003D5409"/>
    <w:rsid w:val="003D565F"/>
    <w:rsid w:val="003D569F"/>
    <w:rsid w:val="003D57A3"/>
    <w:rsid w:val="003D592F"/>
    <w:rsid w:val="003D5ABB"/>
    <w:rsid w:val="003D5F45"/>
    <w:rsid w:val="003D622F"/>
    <w:rsid w:val="003D631E"/>
    <w:rsid w:val="003D66CF"/>
    <w:rsid w:val="003D67B4"/>
    <w:rsid w:val="003D6983"/>
    <w:rsid w:val="003D6E78"/>
    <w:rsid w:val="003D6EE4"/>
    <w:rsid w:val="003D7326"/>
    <w:rsid w:val="003D7653"/>
    <w:rsid w:val="003D7876"/>
    <w:rsid w:val="003D7ACB"/>
    <w:rsid w:val="003D7BDF"/>
    <w:rsid w:val="003D7E0C"/>
    <w:rsid w:val="003D7EB9"/>
    <w:rsid w:val="003D7FBF"/>
    <w:rsid w:val="003D7FEA"/>
    <w:rsid w:val="003E0170"/>
    <w:rsid w:val="003E05C8"/>
    <w:rsid w:val="003E0647"/>
    <w:rsid w:val="003E07C1"/>
    <w:rsid w:val="003E098E"/>
    <w:rsid w:val="003E0AB8"/>
    <w:rsid w:val="003E0DCD"/>
    <w:rsid w:val="003E0FC4"/>
    <w:rsid w:val="003E16B6"/>
    <w:rsid w:val="003E185D"/>
    <w:rsid w:val="003E1923"/>
    <w:rsid w:val="003E1DC2"/>
    <w:rsid w:val="003E20F2"/>
    <w:rsid w:val="003E210B"/>
    <w:rsid w:val="003E259E"/>
    <w:rsid w:val="003E27C9"/>
    <w:rsid w:val="003E2A00"/>
    <w:rsid w:val="003E30A6"/>
    <w:rsid w:val="003E321B"/>
    <w:rsid w:val="003E3BB4"/>
    <w:rsid w:val="003E3D73"/>
    <w:rsid w:val="003E3E54"/>
    <w:rsid w:val="003E40B3"/>
    <w:rsid w:val="003E414E"/>
    <w:rsid w:val="003E4991"/>
    <w:rsid w:val="003E4EFD"/>
    <w:rsid w:val="003E5083"/>
    <w:rsid w:val="003E57AD"/>
    <w:rsid w:val="003E5A32"/>
    <w:rsid w:val="003E5A71"/>
    <w:rsid w:val="003E5B8E"/>
    <w:rsid w:val="003E60F3"/>
    <w:rsid w:val="003E6314"/>
    <w:rsid w:val="003E6A14"/>
    <w:rsid w:val="003E6DB8"/>
    <w:rsid w:val="003E6F10"/>
    <w:rsid w:val="003E74FD"/>
    <w:rsid w:val="003E75D0"/>
    <w:rsid w:val="003E785D"/>
    <w:rsid w:val="003E79C8"/>
    <w:rsid w:val="003E7C7F"/>
    <w:rsid w:val="003E7CE3"/>
    <w:rsid w:val="003E7CEA"/>
    <w:rsid w:val="003F0761"/>
    <w:rsid w:val="003F08EA"/>
    <w:rsid w:val="003F0C4C"/>
    <w:rsid w:val="003F0D2D"/>
    <w:rsid w:val="003F103F"/>
    <w:rsid w:val="003F138E"/>
    <w:rsid w:val="003F15E1"/>
    <w:rsid w:val="003F1687"/>
    <w:rsid w:val="003F1A23"/>
    <w:rsid w:val="003F1B06"/>
    <w:rsid w:val="003F1DF6"/>
    <w:rsid w:val="003F1FB7"/>
    <w:rsid w:val="003F2323"/>
    <w:rsid w:val="003F27C3"/>
    <w:rsid w:val="003F2A1E"/>
    <w:rsid w:val="003F2FFD"/>
    <w:rsid w:val="003F319C"/>
    <w:rsid w:val="003F31C4"/>
    <w:rsid w:val="003F3362"/>
    <w:rsid w:val="003F34F4"/>
    <w:rsid w:val="003F3587"/>
    <w:rsid w:val="003F36A9"/>
    <w:rsid w:val="003F37DF"/>
    <w:rsid w:val="003F39A3"/>
    <w:rsid w:val="003F4655"/>
    <w:rsid w:val="003F47D4"/>
    <w:rsid w:val="003F4DF6"/>
    <w:rsid w:val="003F5312"/>
    <w:rsid w:val="003F5589"/>
    <w:rsid w:val="003F55D6"/>
    <w:rsid w:val="003F56AB"/>
    <w:rsid w:val="003F56B5"/>
    <w:rsid w:val="003F5761"/>
    <w:rsid w:val="003F5A9A"/>
    <w:rsid w:val="003F5AAD"/>
    <w:rsid w:val="003F6004"/>
    <w:rsid w:val="003F608C"/>
    <w:rsid w:val="003F60F7"/>
    <w:rsid w:val="003F611E"/>
    <w:rsid w:val="003F6428"/>
    <w:rsid w:val="003F6735"/>
    <w:rsid w:val="003F6875"/>
    <w:rsid w:val="003F6AC6"/>
    <w:rsid w:val="003F6C8F"/>
    <w:rsid w:val="003F6CB2"/>
    <w:rsid w:val="003F6FE5"/>
    <w:rsid w:val="003F7767"/>
    <w:rsid w:val="003F7916"/>
    <w:rsid w:val="003F79A8"/>
    <w:rsid w:val="003F7C77"/>
    <w:rsid w:val="003FF2E8"/>
    <w:rsid w:val="0040018B"/>
    <w:rsid w:val="0040070C"/>
    <w:rsid w:val="00400838"/>
    <w:rsid w:val="00400872"/>
    <w:rsid w:val="004008B6"/>
    <w:rsid w:val="0040094B"/>
    <w:rsid w:val="00400A6B"/>
    <w:rsid w:val="00401152"/>
    <w:rsid w:val="004015B1"/>
    <w:rsid w:val="00401800"/>
    <w:rsid w:val="00401CB4"/>
    <w:rsid w:val="00401E44"/>
    <w:rsid w:val="00401E9B"/>
    <w:rsid w:val="00402130"/>
    <w:rsid w:val="004023EB"/>
    <w:rsid w:val="00402797"/>
    <w:rsid w:val="004029E8"/>
    <w:rsid w:val="00403081"/>
    <w:rsid w:val="00403222"/>
    <w:rsid w:val="004032E1"/>
    <w:rsid w:val="004032F4"/>
    <w:rsid w:val="00403354"/>
    <w:rsid w:val="0040339D"/>
    <w:rsid w:val="004033B9"/>
    <w:rsid w:val="004033DC"/>
    <w:rsid w:val="00403604"/>
    <w:rsid w:val="00403B12"/>
    <w:rsid w:val="00403C32"/>
    <w:rsid w:val="00403CD9"/>
    <w:rsid w:val="004043E6"/>
    <w:rsid w:val="004044E5"/>
    <w:rsid w:val="004049B6"/>
    <w:rsid w:val="00404AF6"/>
    <w:rsid w:val="00405039"/>
    <w:rsid w:val="00405060"/>
    <w:rsid w:val="004052EC"/>
    <w:rsid w:val="004058AE"/>
    <w:rsid w:val="004059BD"/>
    <w:rsid w:val="00405A43"/>
    <w:rsid w:val="00405FC3"/>
    <w:rsid w:val="00406131"/>
    <w:rsid w:val="0040627A"/>
    <w:rsid w:val="004064BD"/>
    <w:rsid w:val="004064EF"/>
    <w:rsid w:val="00406756"/>
    <w:rsid w:val="0040680F"/>
    <w:rsid w:val="00406857"/>
    <w:rsid w:val="00406ECD"/>
    <w:rsid w:val="00406F9D"/>
    <w:rsid w:val="004070AD"/>
    <w:rsid w:val="00407291"/>
    <w:rsid w:val="0040730C"/>
    <w:rsid w:val="00407C40"/>
    <w:rsid w:val="00407D8D"/>
    <w:rsid w:val="00407D9B"/>
    <w:rsid w:val="0041003A"/>
    <w:rsid w:val="004100D2"/>
    <w:rsid w:val="004101EB"/>
    <w:rsid w:val="0041031C"/>
    <w:rsid w:val="00410347"/>
    <w:rsid w:val="004104EE"/>
    <w:rsid w:val="004108B3"/>
    <w:rsid w:val="00410B81"/>
    <w:rsid w:val="0041116C"/>
    <w:rsid w:val="0041122C"/>
    <w:rsid w:val="00411500"/>
    <w:rsid w:val="00411553"/>
    <w:rsid w:val="00411596"/>
    <w:rsid w:val="00411731"/>
    <w:rsid w:val="00411859"/>
    <w:rsid w:val="00411A33"/>
    <w:rsid w:val="00411AD8"/>
    <w:rsid w:val="00412243"/>
    <w:rsid w:val="004125AA"/>
    <w:rsid w:val="004127E5"/>
    <w:rsid w:val="004129EE"/>
    <w:rsid w:val="00412A95"/>
    <w:rsid w:val="00412B4E"/>
    <w:rsid w:val="00412E89"/>
    <w:rsid w:val="00412ED9"/>
    <w:rsid w:val="00413038"/>
    <w:rsid w:val="004130EC"/>
    <w:rsid w:val="00413103"/>
    <w:rsid w:val="004134E3"/>
    <w:rsid w:val="004137E6"/>
    <w:rsid w:val="0041396B"/>
    <w:rsid w:val="00413A47"/>
    <w:rsid w:val="00413BB0"/>
    <w:rsid w:val="00413F4D"/>
    <w:rsid w:val="0041428E"/>
    <w:rsid w:val="004142B5"/>
    <w:rsid w:val="00414D08"/>
    <w:rsid w:val="00414DE1"/>
    <w:rsid w:val="00414F4F"/>
    <w:rsid w:val="00415218"/>
    <w:rsid w:val="00415385"/>
    <w:rsid w:val="00415ADF"/>
    <w:rsid w:val="00415F3D"/>
    <w:rsid w:val="00415F65"/>
    <w:rsid w:val="00415FF5"/>
    <w:rsid w:val="004160F2"/>
    <w:rsid w:val="00416316"/>
    <w:rsid w:val="00416382"/>
    <w:rsid w:val="00416B33"/>
    <w:rsid w:val="00416B95"/>
    <w:rsid w:val="00417021"/>
    <w:rsid w:val="004173BB"/>
    <w:rsid w:val="00417941"/>
    <w:rsid w:val="00417A60"/>
    <w:rsid w:val="004202A4"/>
    <w:rsid w:val="0042043B"/>
    <w:rsid w:val="00420738"/>
    <w:rsid w:val="00420C47"/>
    <w:rsid w:val="00420D7A"/>
    <w:rsid w:val="0042113F"/>
    <w:rsid w:val="004211A6"/>
    <w:rsid w:val="004211C1"/>
    <w:rsid w:val="00421503"/>
    <w:rsid w:val="004217B4"/>
    <w:rsid w:val="0042197D"/>
    <w:rsid w:val="00421AEA"/>
    <w:rsid w:val="00421D5A"/>
    <w:rsid w:val="00421DC9"/>
    <w:rsid w:val="00421EB1"/>
    <w:rsid w:val="00422030"/>
    <w:rsid w:val="004225D0"/>
    <w:rsid w:val="004226C6"/>
    <w:rsid w:val="00422944"/>
    <w:rsid w:val="004229B4"/>
    <w:rsid w:val="00422C25"/>
    <w:rsid w:val="00422DD4"/>
    <w:rsid w:val="00422EF0"/>
    <w:rsid w:val="00422FE2"/>
    <w:rsid w:val="0042330D"/>
    <w:rsid w:val="004235DD"/>
    <w:rsid w:val="00423A25"/>
    <w:rsid w:val="00423ABE"/>
    <w:rsid w:val="00423F7B"/>
    <w:rsid w:val="004242EE"/>
    <w:rsid w:val="004247D7"/>
    <w:rsid w:val="00424889"/>
    <w:rsid w:val="0042492C"/>
    <w:rsid w:val="00424B53"/>
    <w:rsid w:val="00424D01"/>
    <w:rsid w:val="00424EA5"/>
    <w:rsid w:val="00424FA2"/>
    <w:rsid w:val="004254BB"/>
    <w:rsid w:val="004254E1"/>
    <w:rsid w:val="004259EB"/>
    <w:rsid w:val="00425A39"/>
    <w:rsid w:val="00425AD9"/>
    <w:rsid w:val="00425B89"/>
    <w:rsid w:val="00425C1D"/>
    <w:rsid w:val="00425D30"/>
    <w:rsid w:val="00425E3E"/>
    <w:rsid w:val="00425F6D"/>
    <w:rsid w:val="0042602B"/>
    <w:rsid w:val="0042603C"/>
    <w:rsid w:val="00426214"/>
    <w:rsid w:val="00426854"/>
    <w:rsid w:val="00426960"/>
    <w:rsid w:val="004270DA"/>
    <w:rsid w:val="004272AD"/>
    <w:rsid w:val="0042784B"/>
    <w:rsid w:val="0042795B"/>
    <w:rsid w:val="00427A92"/>
    <w:rsid w:val="00427EC8"/>
    <w:rsid w:val="00430153"/>
    <w:rsid w:val="00430288"/>
    <w:rsid w:val="004305C2"/>
    <w:rsid w:val="00430AC7"/>
    <w:rsid w:val="00430DBC"/>
    <w:rsid w:val="00430FEC"/>
    <w:rsid w:val="00431055"/>
    <w:rsid w:val="00431401"/>
    <w:rsid w:val="0043150C"/>
    <w:rsid w:val="00431614"/>
    <w:rsid w:val="004318BE"/>
    <w:rsid w:val="004319AD"/>
    <w:rsid w:val="00431E39"/>
    <w:rsid w:val="00432002"/>
    <w:rsid w:val="00432652"/>
    <w:rsid w:val="00432913"/>
    <w:rsid w:val="00432BA3"/>
    <w:rsid w:val="00432DDE"/>
    <w:rsid w:val="00432F59"/>
    <w:rsid w:val="0043319F"/>
    <w:rsid w:val="004334D8"/>
    <w:rsid w:val="004339D6"/>
    <w:rsid w:val="004343C3"/>
    <w:rsid w:val="004345C5"/>
    <w:rsid w:val="00434D61"/>
    <w:rsid w:val="00434DD5"/>
    <w:rsid w:val="004354FA"/>
    <w:rsid w:val="004355C6"/>
    <w:rsid w:val="004357AD"/>
    <w:rsid w:val="00435C53"/>
    <w:rsid w:val="00435CFB"/>
    <w:rsid w:val="00435E45"/>
    <w:rsid w:val="00435ECF"/>
    <w:rsid w:val="00435FF5"/>
    <w:rsid w:val="004360C2"/>
    <w:rsid w:val="004361A0"/>
    <w:rsid w:val="00436215"/>
    <w:rsid w:val="0043629B"/>
    <w:rsid w:val="004368E2"/>
    <w:rsid w:val="00436DCF"/>
    <w:rsid w:val="0043751F"/>
    <w:rsid w:val="0043777D"/>
    <w:rsid w:val="004378A0"/>
    <w:rsid w:val="00437A63"/>
    <w:rsid w:val="00437B97"/>
    <w:rsid w:val="00437CC5"/>
    <w:rsid w:val="00437CCA"/>
    <w:rsid w:val="00440057"/>
    <w:rsid w:val="0044013B"/>
    <w:rsid w:val="004403C7"/>
    <w:rsid w:val="00440603"/>
    <w:rsid w:val="00440C00"/>
    <w:rsid w:val="00440D32"/>
    <w:rsid w:val="004412F1"/>
    <w:rsid w:val="004414A4"/>
    <w:rsid w:val="0044158A"/>
    <w:rsid w:val="004415EA"/>
    <w:rsid w:val="00441783"/>
    <w:rsid w:val="00441B2E"/>
    <w:rsid w:val="004420FA"/>
    <w:rsid w:val="0044214E"/>
    <w:rsid w:val="00442446"/>
    <w:rsid w:val="00442807"/>
    <w:rsid w:val="004429E9"/>
    <w:rsid w:val="00442A89"/>
    <w:rsid w:val="00442DFA"/>
    <w:rsid w:val="00442F5F"/>
    <w:rsid w:val="00443240"/>
    <w:rsid w:val="004435A1"/>
    <w:rsid w:val="00443800"/>
    <w:rsid w:val="00443DD8"/>
    <w:rsid w:val="00443F34"/>
    <w:rsid w:val="00444152"/>
    <w:rsid w:val="00444734"/>
    <w:rsid w:val="00444908"/>
    <w:rsid w:val="00444934"/>
    <w:rsid w:val="00444B35"/>
    <w:rsid w:val="00444D9F"/>
    <w:rsid w:val="00444EAD"/>
    <w:rsid w:val="00444FDE"/>
    <w:rsid w:val="00445009"/>
    <w:rsid w:val="0044502D"/>
    <w:rsid w:val="0044515A"/>
    <w:rsid w:val="004451BF"/>
    <w:rsid w:val="0044526B"/>
    <w:rsid w:val="00445280"/>
    <w:rsid w:val="004453BD"/>
    <w:rsid w:val="00445461"/>
    <w:rsid w:val="004455EF"/>
    <w:rsid w:val="00445708"/>
    <w:rsid w:val="00445A79"/>
    <w:rsid w:val="00445BBB"/>
    <w:rsid w:val="00445DBC"/>
    <w:rsid w:val="004460C2"/>
    <w:rsid w:val="00446121"/>
    <w:rsid w:val="004462D8"/>
    <w:rsid w:val="00446345"/>
    <w:rsid w:val="00446EE9"/>
    <w:rsid w:val="00447072"/>
    <w:rsid w:val="00447583"/>
    <w:rsid w:val="004475DB"/>
    <w:rsid w:val="00447A24"/>
    <w:rsid w:val="00447A2D"/>
    <w:rsid w:val="00447DB5"/>
    <w:rsid w:val="004503B0"/>
    <w:rsid w:val="00450600"/>
    <w:rsid w:val="00450712"/>
    <w:rsid w:val="0045085D"/>
    <w:rsid w:val="00450B89"/>
    <w:rsid w:val="00450FBD"/>
    <w:rsid w:val="0045114D"/>
    <w:rsid w:val="0045158E"/>
    <w:rsid w:val="004516C1"/>
    <w:rsid w:val="00451785"/>
    <w:rsid w:val="00451DDF"/>
    <w:rsid w:val="00451FF5"/>
    <w:rsid w:val="00452570"/>
    <w:rsid w:val="004525F1"/>
    <w:rsid w:val="004527E1"/>
    <w:rsid w:val="00452AB3"/>
    <w:rsid w:val="00452C96"/>
    <w:rsid w:val="00452E27"/>
    <w:rsid w:val="00453107"/>
    <w:rsid w:val="004534A6"/>
    <w:rsid w:val="00453823"/>
    <w:rsid w:val="00453B1C"/>
    <w:rsid w:val="00453CDD"/>
    <w:rsid w:val="00453E72"/>
    <w:rsid w:val="00454031"/>
    <w:rsid w:val="004546B9"/>
    <w:rsid w:val="004546F0"/>
    <w:rsid w:val="00454963"/>
    <w:rsid w:val="00455080"/>
    <w:rsid w:val="00455195"/>
    <w:rsid w:val="00455701"/>
    <w:rsid w:val="004558C3"/>
    <w:rsid w:val="00455DD8"/>
    <w:rsid w:val="00455F68"/>
    <w:rsid w:val="00456470"/>
    <w:rsid w:val="004567CE"/>
    <w:rsid w:val="00456848"/>
    <w:rsid w:val="0045693D"/>
    <w:rsid w:val="004569EB"/>
    <w:rsid w:val="004569EE"/>
    <w:rsid w:val="00456B0F"/>
    <w:rsid w:val="00456C92"/>
    <w:rsid w:val="00456CB1"/>
    <w:rsid w:val="00457021"/>
    <w:rsid w:val="00457178"/>
    <w:rsid w:val="00457285"/>
    <w:rsid w:val="0045734C"/>
    <w:rsid w:val="00457437"/>
    <w:rsid w:val="004576C9"/>
    <w:rsid w:val="00457766"/>
    <w:rsid w:val="0045782C"/>
    <w:rsid w:val="004600A3"/>
    <w:rsid w:val="00460384"/>
    <w:rsid w:val="00460A46"/>
    <w:rsid w:val="00460AEF"/>
    <w:rsid w:val="00460C16"/>
    <w:rsid w:val="00460DC3"/>
    <w:rsid w:val="00460EB1"/>
    <w:rsid w:val="00461089"/>
    <w:rsid w:val="004610AE"/>
    <w:rsid w:val="004615F6"/>
    <w:rsid w:val="0046175F"/>
    <w:rsid w:val="00461AF7"/>
    <w:rsid w:val="00461DA3"/>
    <w:rsid w:val="004622AE"/>
    <w:rsid w:val="0046267A"/>
    <w:rsid w:val="00462F86"/>
    <w:rsid w:val="004639FA"/>
    <w:rsid w:val="00463A9F"/>
    <w:rsid w:val="00463F80"/>
    <w:rsid w:val="00464432"/>
    <w:rsid w:val="00464A32"/>
    <w:rsid w:val="00464A58"/>
    <w:rsid w:val="00464BDD"/>
    <w:rsid w:val="00464C35"/>
    <w:rsid w:val="00464FCE"/>
    <w:rsid w:val="0046523C"/>
    <w:rsid w:val="00465244"/>
    <w:rsid w:val="00465265"/>
    <w:rsid w:val="0046575F"/>
    <w:rsid w:val="0046578E"/>
    <w:rsid w:val="00465945"/>
    <w:rsid w:val="00465E55"/>
    <w:rsid w:val="0046640A"/>
    <w:rsid w:val="004667B2"/>
    <w:rsid w:val="004667E1"/>
    <w:rsid w:val="00466A0D"/>
    <w:rsid w:val="00466CC2"/>
    <w:rsid w:val="00466ECA"/>
    <w:rsid w:val="00466FB9"/>
    <w:rsid w:val="004670D0"/>
    <w:rsid w:val="004672E0"/>
    <w:rsid w:val="00467487"/>
    <w:rsid w:val="004675C8"/>
    <w:rsid w:val="0046779D"/>
    <w:rsid w:val="0046794A"/>
    <w:rsid w:val="00467C52"/>
    <w:rsid w:val="00470394"/>
    <w:rsid w:val="00470C11"/>
    <w:rsid w:val="00470C1E"/>
    <w:rsid w:val="00470EA7"/>
    <w:rsid w:val="004714F1"/>
    <w:rsid w:val="004716BB"/>
    <w:rsid w:val="0047188E"/>
    <w:rsid w:val="004719C3"/>
    <w:rsid w:val="00471D70"/>
    <w:rsid w:val="00471EF1"/>
    <w:rsid w:val="0047219F"/>
    <w:rsid w:val="0047259C"/>
    <w:rsid w:val="0047280E"/>
    <w:rsid w:val="00472DB2"/>
    <w:rsid w:val="00472EB6"/>
    <w:rsid w:val="004732CF"/>
    <w:rsid w:val="00473854"/>
    <w:rsid w:val="004738DA"/>
    <w:rsid w:val="004739F4"/>
    <w:rsid w:val="00473B42"/>
    <w:rsid w:val="00473C37"/>
    <w:rsid w:val="00473C5D"/>
    <w:rsid w:val="00473F42"/>
    <w:rsid w:val="00473F72"/>
    <w:rsid w:val="0047402F"/>
    <w:rsid w:val="0047446A"/>
    <w:rsid w:val="004745C6"/>
    <w:rsid w:val="004746C8"/>
    <w:rsid w:val="0047477F"/>
    <w:rsid w:val="00474859"/>
    <w:rsid w:val="00474888"/>
    <w:rsid w:val="00474EAD"/>
    <w:rsid w:val="0047520A"/>
    <w:rsid w:val="00475518"/>
    <w:rsid w:val="0047559C"/>
    <w:rsid w:val="00475682"/>
    <w:rsid w:val="00475693"/>
    <w:rsid w:val="00475955"/>
    <w:rsid w:val="00475C55"/>
    <w:rsid w:val="00475D50"/>
    <w:rsid w:val="00475D6B"/>
    <w:rsid w:val="00475DF9"/>
    <w:rsid w:val="00475E01"/>
    <w:rsid w:val="0047602A"/>
    <w:rsid w:val="004760E0"/>
    <w:rsid w:val="004762AB"/>
    <w:rsid w:val="004766B3"/>
    <w:rsid w:val="0047696C"/>
    <w:rsid w:val="0047697A"/>
    <w:rsid w:val="00476AFD"/>
    <w:rsid w:val="00476C18"/>
    <w:rsid w:val="00476F9E"/>
    <w:rsid w:val="004770DF"/>
    <w:rsid w:val="00477242"/>
    <w:rsid w:val="0047731B"/>
    <w:rsid w:val="00477590"/>
    <w:rsid w:val="00477604"/>
    <w:rsid w:val="0047774D"/>
    <w:rsid w:val="004777B4"/>
    <w:rsid w:val="00477A96"/>
    <w:rsid w:val="00477C4F"/>
    <w:rsid w:val="004802B3"/>
    <w:rsid w:val="0048041D"/>
    <w:rsid w:val="004807AB"/>
    <w:rsid w:val="0048089F"/>
    <w:rsid w:val="00480D17"/>
    <w:rsid w:val="00480F02"/>
    <w:rsid w:val="00480FF9"/>
    <w:rsid w:val="00481291"/>
    <w:rsid w:val="00481ABB"/>
    <w:rsid w:val="00481BDE"/>
    <w:rsid w:val="004820DC"/>
    <w:rsid w:val="0048239F"/>
    <w:rsid w:val="0048251A"/>
    <w:rsid w:val="0048297D"/>
    <w:rsid w:val="004829AE"/>
    <w:rsid w:val="004830E2"/>
    <w:rsid w:val="00483214"/>
    <w:rsid w:val="00483328"/>
    <w:rsid w:val="0048357D"/>
    <w:rsid w:val="004836BC"/>
    <w:rsid w:val="004839BA"/>
    <w:rsid w:val="00483B28"/>
    <w:rsid w:val="00483CA4"/>
    <w:rsid w:val="00483D6E"/>
    <w:rsid w:val="00483ECA"/>
    <w:rsid w:val="00483F09"/>
    <w:rsid w:val="00483F90"/>
    <w:rsid w:val="0048402E"/>
    <w:rsid w:val="004844EC"/>
    <w:rsid w:val="0048487C"/>
    <w:rsid w:val="00484A0D"/>
    <w:rsid w:val="00484CED"/>
    <w:rsid w:val="00485510"/>
    <w:rsid w:val="00485C1A"/>
    <w:rsid w:val="00485FE4"/>
    <w:rsid w:val="004861B5"/>
    <w:rsid w:val="00486286"/>
    <w:rsid w:val="004868D8"/>
    <w:rsid w:val="00486AAB"/>
    <w:rsid w:val="00486CEA"/>
    <w:rsid w:val="00486E04"/>
    <w:rsid w:val="00486E43"/>
    <w:rsid w:val="00486E9B"/>
    <w:rsid w:val="0048701B"/>
    <w:rsid w:val="00487269"/>
    <w:rsid w:val="0048772A"/>
    <w:rsid w:val="004877C3"/>
    <w:rsid w:val="00487802"/>
    <w:rsid w:val="00487C49"/>
    <w:rsid w:val="00487F61"/>
    <w:rsid w:val="004901C9"/>
    <w:rsid w:val="004902B3"/>
    <w:rsid w:val="0049050A"/>
    <w:rsid w:val="0049057C"/>
    <w:rsid w:val="004908E0"/>
    <w:rsid w:val="00490965"/>
    <w:rsid w:val="00490C60"/>
    <w:rsid w:val="00490E46"/>
    <w:rsid w:val="00490ED5"/>
    <w:rsid w:val="0049140C"/>
    <w:rsid w:val="004916F4"/>
    <w:rsid w:val="00491712"/>
    <w:rsid w:val="0049178A"/>
    <w:rsid w:val="00491B06"/>
    <w:rsid w:val="00491C84"/>
    <w:rsid w:val="00491E56"/>
    <w:rsid w:val="00491E84"/>
    <w:rsid w:val="00492051"/>
    <w:rsid w:val="004921E0"/>
    <w:rsid w:val="004922B8"/>
    <w:rsid w:val="004928FF"/>
    <w:rsid w:val="00492A5F"/>
    <w:rsid w:val="0049310B"/>
    <w:rsid w:val="004931BB"/>
    <w:rsid w:val="0049383F"/>
    <w:rsid w:val="004939C9"/>
    <w:rsid w:val="00493E5D"/>
    <w:rsid w:val="00493E8C"/>
    <w:rsid w:val="004941A1"/>
    <w:rsid w:val="00494842"/>
    <w:rsid w:val="00494B3B"/>
    <w:rsid w:val="00494BBC"/>
    <w:rsid w:val="00495537"/>
    <w:rsid w:val="00495631"/>
    <w:rsid w:val="00496595"/>
    <w:rsid w:val="004968E6"/>
    <w:rsid w:val="00496A4B"/>
    <w:rsid w:val="00496B88"/>
    <w:rsid w:val="00496E88"/>
    <w:rsid w:val="00497558"/>
    <w:rsid w:val="004977D2"/>
    <w:rsid w:val="0049795B"/>
    <w:rsid w:val="0049799C"/>
    <w:rsid w:val="00497AD6"/>
    <w:rsid w:val="00497B39"/>
    <w:rsid w:val="00497C1F"/>
    <w:rsid w:val="00497DEB"/>
    <w:rsid w:val="004A0021"/>
    <w:rsid w:val="004A0043"/>
    <w:rsid w:val="004A0C6A"/>
    <w:rsid w:val="004A0CB5"/>
    <w:rsid w:val="004A14FC"/>
    <w:rsid w:val="004A15C5"/>
    <w:rsid w:val="004A1831"/>
    <w:rsid w:val="004A1895"/>
    <w:rsid w:val="004A1D88"/>
    <w:rsid w:val="004A1E18"/>
    <w:rsid w:val="004A202A"/>
    <w:rsid w:val="004A2081"/>
    <w:rsid w:val="004A2622"/>
    <w:rsid w:val="004A26DE"/>
    <w:rsid w:val="004A28F0"/>
    <w:rsid w:val="004A2E59"/>
    <w:rsid w:val="004A31A2"/>
    <w:rsid w:val="004A3354"/>
    <w:rsid w:val="004A3561"/>
    <w:rsid w:val="004A393A"/>
    <w:rsid w:val="004A3A68"/>
    <w:rsid w:val="004A3E26"/>
    <w:rsid w:val="004A434C"/>
    <w:rsid w:val="004A43E3"/>
    <w:rsid w:val="004A4485"/>
    <w:rsid w:val="004A452A"/>
    <w:rsid w:val="004A4758"/>
    <w:rsid w:val="004A4826"/>
    <w:rsid w:val="004A493A"/>
    <w:rsid w:val="004A4D54"/>
    <w:rsid w:val="004A4E29"/>
    <w:rsid w:val="004A4FE0"/>
    <w:rsid w:val="004A505F"/>
    <w:rsid w:val="004A507A"/>
    <w:rsid w:val="004A5342"/>
    <w:rsid w:val="004A537C"/>
    <w:rsid w:val="004A577E"/>
    <w:rsid w:val="004A5A6F"/>
    <w:rsid w:val="004A5CB5"/>
    <w:rsid w:val="004A6255"/>
    <w:rsid w:val="004A6322"/>
    <w:rsid w:val="004A67B8"/>
    <w:rsid w:val="004A692B"/>
    <w:rsid w:val="004A6936"/>
    <w:rsid w:val="004A6B92"/>
    <w:rsid w:val="004A6C0B"/>
    <w:rsid w:val="004A6C95"/>
    <w:rsid w:val="004A6F33"/>
    <w:rsid w:val="004A7E25"/>
    <w:rsid w:val="004B0087"/>
    <w:rsid w:val="004B0871"/>
    <w:rsid w:val="004B0FC0"/>
    <w:rsid w:val="004B17B4"/>
    <w:rsid w:val="004B1E8A"/>
    <w:rsid w:val="004B2048"/>
    <w:rsid w:val="004B2157"/>
    <w:rsid w:val="004B249F"/>
    <w:rsid w:val="004B262C"/>
    <w:rsid w:val="004B32FC"/>
    <w:rsid w:val="004B35BC"/>
    <w:rsid w:val="004B3A90"/>
    <w:rsid w:val="004B3AEB"/>
    <w:rsid w:val="004B3DB8"/>
    <w:rsid w:val="004B3F7D"/>
    <w:rsid w:val="004B41FD"/>
    <w:rsid w:val="004B478E"/>
    <w:rsid w:val="004B4A6F"/>
    <w:rsid w:val="004B4D4A"/>
    <w:rsid w:val="004B4E94"/>
    <w:rsid w:val="004B5042"/>
    <w:rsid w:val="004B5459"/>
    <w:rsid w:val="004B547D"/>
    <w:rsid w:val="004B5628"/>
    <w:rsid w:val="004B566E"/>
    <w:rsid w:val="004B5786"/>
    <w:rsid w:val="004B58CB"/>
    <w:rsid w:val="004B5D99"/>
    <w:rsid w:val="004B6093"/>
    <w:rsid w:val="004B6514"/>
    <w:rsid w:val="004B66A5"/>
    <w:rsid w:val="004B690B"/>
    <w:rsid w:val="004B6959"/>
    <w:rsid w:val="004B6B94"/>
    <w:rsid w:val="004B6DC3"/>
    <w:rsid w:val="004B7551"/>
    <w:rsid w:val="004B797E"/>
    <w:rsid w:val="004B7B51"/>
    <w:rsid w:val="004B7BC2"/>
    <w:rsid w:val="004B7EE6"/>
    <w:rsid w:val="004C039F"/>
    <w:rsid w:val="004C06A4"/>
    <w:rsid w:val="004C0AFC"/>
    <w:rsid w:val="004C0FD3"/>
    <w:rsid w:val="004C1016"/>
    <w:rsid w:val="004C1062"/>
    <w:rsid w:val="004C1346"/>
    <w:rsid w:val="004C1407"/>
    <w:rsid w:val="004C1539"/>
    <w:rsid w:val="004C185B"/>
    <w:rsid w:val="004C1B7D"/>
    <w:rsid w:val="004C1DF7"/>
    <w:rsid w:val="004C2000"/>
    <w:rsid w:val="004C209E"/>
    <w:rsid w:val="004C21CE"/>
    <w:rsid w:val="004C25EB"/>
    <w:rsid w:val="004C2A7B"/>
    <w:rsid w:val="004C2D4B"/>
    <w:rsid w:val="004C2DF5"/>
    <w:rsid w:val="004C2ED7"/>
    <w:rsid w:val="004C2F55"/>
    <w:rsid w:val="004C35A7"/>
    <w:rsid w:val="004C3A86"/>
    <w:rsid w:val="004C3AE9"/>
    <w:rsid w:val="004C3E34"/>
    <w:rsid w:val="004C3F5E"/>
    <w:rsid w:val="004C3FDB"/>
    <w:rsid w:val="004C4143"/>
    <w:rsid w:val="004C43A1"/>
    <w:rsid w:val="004C458A"/>
    <w:rsid w:val="004C47E1"/>
    <w:rsid w:val="004C4D8C"/>
    <w:rsid w:val="004C54BC"/>
    <w:rsid w:val="004C56A0"/>
    <w:rsid w:val="004C5755"/>
    <w:rsid w:val="004C579B"/>
    <w:rsid w:val="004C5973"/>
    <w:rsid w:val="004C5991"/>
    <w:rsid w:val="004C5A72"/>
    <w:rsid w:val="004C5BEC"/>
    <w:rsid w:val="004C5FB8"/>
    <w:rsid w:val="004C63F1"/>
    <w:rsid w:val="004C65B6"/>
    <w:rsid w:val="004C65D3"/>
    <w:rsid w:val="004C66DA"/>
    <w:rsid w:val="004C6740"/>
    <w:rsid w:val="004C68FE"/>
    <w:rsid w:val="004C78E7"/>
    <w:rsid w:val="004C79F6"/>
    <w:rsid w:val="004C7CF1"/>
    <w:rsid w:val="004C7E4B"/>
    <w:rsid w:val="004C7F84"/>
    <w:rsid w:val="004C7FF7"/>
    <w:rsid w:val="004D0612"/>
    <w:rsid w:val="004D06C3"/>
    <w:rsid w:val="004D0BB2"/>
    <w:rsid w:val="004D0CEE"/>
    <w:rsid w:val="004D10D7"/>
    <w:rsid w:val="004D1283"/>
    <w:rsid w:val="004D17E6"/>
    <w:rsid w:val="004D1F32"/>
    <w:rsid w:val="004D1FDD"/>
    <w:rsid w:val="004D2203"/>
    <w:rsid w:val="004D2706"/>
    <w:rsid w:val="004D2751"/>
    <w:rsid w:val="004D2912"/>
    <w:rsid w:val="004D2C62"/>
    <w:rsid w:val="004D31AF"/>
    <w:rsid w:val="004D3218"/>
    <w:rsid w:val="004D33F1"/>
    <w:rsid w:val="004D3475"/>
    <w:rsid w:val="004D34AE"/>
    <w:rsid w:val="004D3631"/>
    <w:rsid w:val="004D3827"/>
    <w:rsid w:val="004D3839"/>
    <w:rsid w:val="004D38D1"/>
    <w:rsid w:val="004D3A4B"/>
    <w:rsid w:val="004D3B4F"/>
    <w:rsid w:val="004D3C44"/>
    <w:rsid w:val="004D3C59"/>
    <w:rsid w:val="004D3D6B"/>
    <w:rsid w:val="004D3EF1"/>
    <w:rsid w:val="004D43BF"/>
    <w:rsid w:val="004D4517"/>
    <w:rsid w:val="004D46C3"/>
    <w:rsid w:val="004D46D2"/>
    <w:rsid w:val="004D4713"/>
    <w:rsid w:val="004D48C6"/>
    <w:rsid w:val="004D48E6"/>
    <w:rsid w:val="004D4D1D"/>
    <w:rsid w:val="004D509D"/>
    <w:rsid w:val="004D5496"/>
    <w:rsid w:val="004D583C"/>
    <w:rsid w:val="004D58E8"/>
    <w:rsid w:val="004D6176"/>
    <w:rsid w:val="004D6261"/>
    <w:rsid w:val="004D6B7D"/>
    <w:rsid w:val="004D6C0A"/>
    <w:rsid w:val="004D72E0"/>
    <w:rsid w:val="004E04FC"/>
    <w:rsid w:val="004E04FF"/>
    <w:rsid w:val="004E084D"/>
    <w:rsid w:val="004E0C9A"/>
    <w:rsid w:val="004E0D40"/>
    <w:rsid w:val="004E0D58"/>
    <w:rsid w:val="004E0D97"/>
    <w:rsid w:val="004E0DB7"/>
    <w:rsid w:val="004E0F5F"/>
    <w:rsid w:val="004E1241"/>
    <w:rsid w:val="004E127C"/>
    <w:rsid w:val="004E12A2"/>
    <w:rsid w:val="004E1406"/>
    <w:rsid w:val="004E1AD3"/>
    <w:rsid w:val="004E2181"/>
    <w:rsid w:val="004E24D1"/>
    <w:rsid w:val="004E2639"/>
    <w:rsid w:val="004E2C09"/>
    <w:rsid w:val="004E2DB5"/>
    <w:rsid w:val="004E2FFE"/>
    <w:rsid w:val="004E3047"/>
    <w:rsid w:val="004E31E6"/>
    <w:rsid w:val="004E36D3"/>
    <w:rsid w:val="004E381F"/>
    <w:rsid w:val="004E3983"/>
    <w:rsid w:val="004E3C0C"/>
    <w:rsid w:val="004E3CDB"/>
    <w:rsid w:val="004E3D2B"/>
    <w:rsid w:val="004E3D3D"/>
    <w:rsid w:val="004E4139"/>
    <w:rsid w:val="004E424A"/>
    <w:rsid w:val="004E437C"/>
    <w:rsid w:val="004E4486"/>
    <w:rsid w:val="004E4517"/>
    <w:rsid w:val="004E4F2C"/>
    <w:rsid w:val="004E4F3E"/>
    <w:rsid w:val="004E509F"/>
    <w:rsid w:val="004E51DE"/>
    <w:rsid w:val="004E57F4"/>
    <w:rsid w:val="004E5AC1"/>
    <w:rsid w:val="004E5B9A"/>
    <w:rsid w:val="004E5C65"/>
    <w:rsid w:val="004E6308"/>
    <w:rsid w:val="004E68BC"/>
    <w:rsid w:val="004E700C"/>
    <w:rsid w:val="004E72B3"/>
    <w:rsid w:val="004E758C"/>
    <w:rsid w:val="004E75D4"/>
    <w:rsid w:val="004E76EE"/>
    <w:rsid w:val="004E79B7"/>
    <w:rsid w:val="004E7CB4"/>
    <w:rsid w:val="004E7DD5"/>
    <w:rsid w:val="004E7F90"/>
    <w:rsid w:val="004F0009"/>
    <w:rsid w:val="004F0401"/>
    <w:rsid w:val="004F08C0"/>
    <w:rsid w:val="004F0937"/>
    <w:rsid w:val="004F0A18"/>
    <w:rsid w:val="004F0E0A"/>
    <w:rsid w:val="004F0EA8"/>
    <w:rsid w:val="004F10C4"/>
    <w:rsid w:val="004F1EEB"/>
    <w:rsid w:val="004F1FAA"/>
    <w:rsid w:val="004F1FEC"/>
    <w:rsid w:val="004F2166"/>
    <w:rsid w:val="004F2348"/>
    <w:rsid w:val="004F239F"/>
    <w:rsid w:val="004F2889"/>
    <w:rsid w:val="004F2AF6"/>
    <w:rsid w:val="004F2BE5"/>
    <w:rsid w:val="004F2C8F"/>
    <w:rsid w:val="004F2CF1"/>
    <w:rsid w:val="004F35C1"/>
    <w:rsid w:val="004F3894"/>
    <w:rsid w:val="004F3942"/>
    <w:rsid w:val="004F39BD"/>
    <w:rsid w:val="004F3E6C"/>
    <w:rsid w:val="004F4574"/>
    <w:rsid w:val="004F457B"/>
    <w:rsid w:val="004F50ED"/>
    <w:rsid w:val="004F523F"/>
    <w:rsid w:val="004F53F4"/>
    <w:rsid w:val="004F572F"/>
    <w:rsid w:val="004F58BC"/>
    <w:rsid w:val="004F5B54"/>
    <w:rsid w:val="004F5C71"/>
    <w:rsid w:val="004F619F"/>
    <w:rsid w:val="004F63BA"/>
    <w:rsid w:val="004F6CA0"/>
    <w:rsid w:val="004F6CB7"/>
    <w:rsid w:val="004F6E75"/>
    <w:rsid w:val="004F6F65"/>
    <w:rsid w:val="004F7442"/>
    <w:rsid w:val="004F7464"/>
    <w:rsid w:val="004F75D9"/>
    <w:rsid w:val="004F78E2"/>
    <w:rsid w:val="004F7950"/>
    <w:rsid w:val="004F7D19"/>
    <w:rsid w:val="004F7F4D"/>
    <w:rsid w:val="00500159"/>
    <w:rsid w:val="00500582"/>
    <w:rsid w:val="00500991"/>
    <w:rsid w:val="00500B1B"/>
    <w:rsid w:val="00500EEC"/>
    <w:rsid w:val="00500F00"/>
    <w:rsid w:val="00501059"/>
    <w:rsid w:val="005012D8"/>
    <w:rsid w:val="0050181D"/>
    <w:rsid w:val="00501836"/>
    <w:rsid w:val="0050192C"/>
    <w:rsid w:val="005019E5"/>
    <w:rsid w:val="00501BC5"/>
    <w:rsid w:val="00501C61"/>
    <w:rsid w:val="00501D2D"/>
    <w:rsid w:val="00501DCD"/>
    <w:rsid w:val="00502039"/>
    <w:rsid w:val="0050226E"/>
    <w:rsid w:val="0050228D"/>
    <w:rsid w:val="00502302"/>
    <w:rsid w:val="00502566"/>
    <w:rsid w:val="0050287B"/>
    <w:rsid w:val="00502B0F"/>
    <w:rsid w:val="00502C17"/>
    <w:rsid w:val="00502CDB"/>
    <w:rsid w:val="00502CF4"/>
    <w:rsid w:val="00502E4E"/>
    <w:rsid w:val="005030C2"/>
    <w:rsid w:val="005037F8"/>
    <w:rsid w:val="00503960"/>
    <w:rsid w:val="00503B51"/>
    <w:rsid w:val="00503DC6"/>
    <w:rsid w:val="00503FD0"/>
    <w:rsid w:val="00504177"/>
    <w:rsid w:val="005043EF"/>
    <w:rsid w:val="00504410"/>
    <w:rsid w:val="005045E6"/>
    <w:rsid w:val="0050464F"/>
    <w:rsid w:val="00504963"/>
    <w:rsid w:val="00504A20"/>
    <w:rsid w:val="00504AE1"/>
    <w:rsid w:val="00504CEC"/>
    <w:rsid w:val="00504EA5"/>
    <w:rsid w:val="00504FDF"/>
    <w:rsid w:val="005055A6"/>
    <w:rsid w:val="00505616"/>
    <w:rsid w:val="005057D4"/>
    <w:rsid w:val="00505B98"/>
    <w:rsid w:val="00505BF7"/>
    <w:rsid w:val="00505CB4"/>
    <w:rsid w:val="00505CBE"/>
    <w:rsid w:val="005061F6"/>
    <w:rsid w:val="00506452"/>
    <w:rsid w:val="00506DD2"/>
    <w:rsid w:val="00506FF8"/>
    <w:rsid w:val="005070BB"/>
    <w:rsid w:val="005072B8"/>
    <w:rsid w:val="00507332"/>
    <w:rsid w:val="0050748B"/>
    <w:rsid w:val="00507565"/>
    <w:rsid w:val="005075AE"/>
    <w:rsid w:val="0050767B"/>
    <w:rsid w:val="00507C03"/>
    <w:rsid w:val="00507E60"/>
    <w:rsid w:val="00507F7D"/>
    <w:rsid w:val="00510099"/>
    <w:rsid w:val="0051057D"/>
    <w:rsid w:val="0051068D"/>
    <w:rsid w:val="00510764"/>
    <w:rsid w:val="00510A9D"/>
    <w:rsid w:val="00510DD2"/>
    <w:rsid w:val="00511185"/>
    <w:rsid w:val="005112B9"/>
    <w:rsid w:val="005112EB"/>
    <w:rsid w:val="00511AA9"/>
    <w:rsid w:val="00511ABE"/>
    <w:rsid w:val="00511F5A"/>
    <w:rsid w:val="0051214A"/>
    <w:rsid w:val="005124ED"/>
    <w:rsid w:val="0051286B"/>
    <w:rsid w:val="005128D3"/>
    <w:rsid w:val="0051296F"/>
    <w:rsid w:val="005129D7"/>
    <w:rsid w:val="00513271"/>
    <w:rsid w:val="005134C3"/>
    <w:rsid w:val="00513830"/>
    <w:rsid w:val="00513F9B"/>
    <w:rsid w:val="005143A7"/>
    <w:rsid w:val="005143AE"/>
    <w:rsid w:val="0051449A"/>
    <w:rsid w:val="00514539"/>
    <w:rsid w:val="005148B3"/>
    <w:rsid w:val="00514CB2"/>
    <w:rsid w:val="00514CD8"/>
    <w:rsid w:val="00514E8C"/>
    <w:rsid w:val="00514F4B"/>
    <w:rsid w:val="005151E9"/>
    <w:rsid w:val="005156F8"/>
    <w:rsid w:val="00515B6B"/>
    <w:rsid w:val="00516092"/>
    <w:rsid w:val="00516294"/>
    <w:rsid w:val="005162DF"/>
    <w:rsid w:val="005163D3"/>
    <w:rsid w:val="0051666F"/>
    <w:rsid w:val="005169E2"/>
    <w:rsid w:val="00516CBA"/>
    <w:rsid w:val="00516F10"/>
    <w:rsid w:val="00516F23"/>
    <w:rsid w:val="0051713A"/>
    <w:rsid w:val="005176B9"/>
    <w:rsid w:val="005178E1"/>
    <w:rsid w:val="00517A0B"/>
    <w:rsid w:val="00517CB1"/>
    <w:rsid w:val="00517E18"/>
    <w:rsid w:val="0051D2E5"/>
    <w:rsid w:val="005201E8"/>
    <w:rsid w:val="00520415"/>
    <w:rsid w:val="0052043C"/>
    <w:rsid w:val="005208FE"/>
    <w:rsid w:val="00520984"/>
    <w:rsid w:val="00520BD0"/>
    <w:rsid w:val="00520BD4"/>
    <w:rsid w:val="00520D55"/>
    <w:rsid w:val="00520F99"/>
    <w:rsid w:val="00521236"/>
    <w:rsid w:val="00521765"/>
    <w:rsid w:val="005217E1"/>
    <w:rsid w:val="0052183C"/>
    <w:rsid w:val="00521843"/>
    <w:rsid w:val="005218FB"/>
    <w:rsid w:val="005219AF"/>
    <w:rsid w:val="00521DCF"/>
    <w:rsid w:val="0052208B"/>
    <w:rsid w:val="00522450"/>
    <w:rsid w:val="00522B42"/>
    <w:rsid w:val="00522D47"/>
    <w:rsid w:val="00522DF2"/>
    <w:rsid w:val="0052300C"/>
    <w:rsid w:val="005233CF"/>
    <w:rsid w:val="00523AC8"/>
    <w:rsid w:val="00523CDD"/>
    <w:rsid w:val="00523D31"/>
    <w:rsid w:val="005248A7"/>
    <w:rsid w:val="005248C8"/>
    <w:rsid w:val="00524921"/>
    <w:rsid w:val="005249BE"/>
    <w:rsid w:val="00524D26"/>
    <w:rsid w:val="00524F9B"/>
    <w:rsid w:val="00525219"/>
    <w:rsid w:val="00525227"/>
    <w:rsid w:val="00525405"/>
    <w:rsid w:val="0052560B"/>
    <w:rsid w:val="00525651"/>
    <w:rsid w:val="00525A06"/>
    <w:rsid w:val="00525C3E"/>
    <w:rsid w:val="00525D55"/>
    <w:rsid w:val="00525FD3"/>
    <w:rsid w:val="00526439"/>
    <w:rsid w:val="0052655A"/>
    <w:rsid w:val="00526602"/>
    <w:rsid w:val="00526675"/>
    <w:rsid w:val="00526B76"/>
    <w:rsid w:val="00526B9E"/>
    <w:rsid w:val="00526FFE"/>
    <w:rsid w:val="0052706A"/>
    <w:rsid w:val="00527189"/>
    <w:rsid w:val="0052755F"/>
    <w:rsid w:val="0052781F"/>
    <w:rsid w:val="00527BB5"/>
    <w:rsid w:val="00527CC6"/>
    <w:rsid w:val="00527F34"/>
    <w:rsid w:val="00527FD7"/>
    <w:rsid w:val="0052CF9B"/>
    <w:rsid w:val="0053027C"/>
    <w:rsid w:val="0053052F"/>
    <w:rsid w:val="00530BE3"/>
    <w:rsid w:val="00530D1B"/>
    <w:rsid w:val="00530D7C"/>
    <w:rsid w:val="00530FED"/>
    <w:rsid w:val="00531470"/>
    <w:rsid w:val="005314D3"/>
    <w:rsid w:val="005316C6"/>
    <w:rsid w:val="00531C8D"/>
    <w:rsid w:val="00531DBB"/>
    <w:rsid w:val="00531E08"/>
    <w:rsid w:val="00531F2D"/>
    <w:rsid w:val="00532384"/>
    <w:rsid w:val="005323BC"/>
    <w:rsid w:val="0053263F"/>
    <w:rsid w:val="00532E37"/>
    <w:rsid w:val="0053310F"/>
    <w:rsid w:val="005331CA"/>
    <w:rsid w:val="005334B2"/>
    <w:rsid w:val="005336C4"/>
    <w:rsid w:val="00533846"/>
    <w:rsid w:val="00533A96"/>
    <w:rsid w:val="00533BEA"/>
    <w:rsid w:val="00533DC5"/>
    <w:rsid w:val="00533DF6"/>
    <w:rsid w:val="00533E4B"/>
    <w:rsid w:val="00533FD7"/>
    <w:rsid w:val="00534379"/>
    <w:rsid w:val="005348D2"/>
    <w:rsid w:val="00534AA3"/>
    <w:rsid w:val="00534C8B"/>
    <w:rsid w:val="00534CC1"/>
    <w:rsid w:val="00534DD1"/>
    <w:rsid w:val="00534FB3"/>
    <w:rsid w:val="0053506E"/>
    <w:rsid w:val="005351F3"/>
    <w:rsid w:val="0053521C"/>
    <w:rsid w:val="005355AD"/>
    <w:rsid w:val="0053563E"/>
    <w:rsid w:val="005358E8"/>
    <w:rsid w:val="00535AF4"/>
    <w:rsid w:val="00535D1B"/>
    <w:rsid w:val="00535D1C"/>
    <w:rsid w:val="00535F2B"/>
    <w:rsid w:val="005361B7"/>
    <w:rsid w:val="00536408"/>
    <w:rsid w:val="0053655D"/>
    <w:rsid w:val="00536B2E"/>
    <w:rsid w:val="00536BCF"/>
    <w:rsid w:val="00536BFF"/>
    <w:rsid w:val="00536CC8"/>
    <w:rsid w:val="0053739F"/>
    <w:rsid w:val="00537554"/>
    <w:rsid w:val="005378A1"/>
    <w:rsid w:val="0053790D"/>
    <w:rsid w:val="00537B61"/>
    <w:rsid w:val="00537CDC"/>
    <w:rsid w:val="00537F83"/>
    <w:rsid w:val="00537FA0"/>
    <w:rsid w:val="0053D9A2"/>
    <w:rsid w:val="00540231"/>
    <w:rsid w:val="00540539"/>
    <w:rsid w:val="00540AC3"/>
    <w:rsid w:val="00540D63"/>
    <w:rsid w:val="00540F40"/>
    <w:rsid w:val="005414F8"/>
    <w:rsid w:val="00541DB8"/>
    <w:rsid w:val="005420C2"/>
    <w:rsid w:val="00542129"/>
    <w:rsid w:val="005426BC"/>
    <w:rsid w:val="005427FB"/>
    <w:rsid w:val="00542C78"/>
    <w:rsid w:val="00542CD2"/>
    <w:rsid w:val="00542D9B"/>
    <w:rsid w:val="005432E0"/>
    <w:rsid w:val="00543603"/>
    <w:rsid w:val="00543A70"/>
    <w:rsid w:val="00544030"/>
    <w:rsid w:val="005440B4"/>
    <w:rsid w:val="00544100"/>
    <w:rsid w:val="0054468E"/>
    <w:rsid w:val="00544A62"/>
    <w:rsid w:val="00544E32"/>
    <w:rsid w:val="0054548A"/>
    <w:rsid w:val="005454F5"/>
    <w:rsid w:val="00545571"/>
    <w:rsid w:val="005456E0"/>
    <w:rsid w:val="00545D92"/>
    <w:rsid w:val="00546724"/>
    <w:rsid w:val="005468A6"/>
    <w:rsid w:val="005468BA"/>
    <w:rsid w:val="005468E1"/>
    <w:rsid w:val="005468F8"/>
    <w:rsid w:val="0054693D"/>
    <w:rsid w:val="00546BC5"/>
    <w:rsid w:val="00546F10"/>
    <w:rsid w:val="00546F3F"/>
    <w:rsid w:val="00547061"/>
    <w:rsid w:val="00547316"/>
    <w:rsid w:val="005475FF"/>
    <w:rsid w:val="005476DA"/>
    <w:rsid w:val="00547A32"/>
    <w:rsid w:val="00547A6B"/>
    <w:rsid w:val="00547CF1"/>
    <w:rsid w:val="00550026"/>
    <w:rsid w:val="0055016F"/>
    <w:rsid w:val="005504B7"/>
    <w:rsid w:val="005504C1"/>
    <w:rsid w:val="00550859"/>
    <w:rsid w:val="005508B0"/>
    <w:rsid w:val="005509A6"/>
    <w:rsid w:val="00550AC3"/>
    <w:rsid w:val="00550B76"/>
    <w:rsid w:val="00550D9D"/>
    <w:rsid w:val="00550E0B"/>
    <w:rsid w:val="00550EF5"/>
    <w:rsid w:val="00551523"/>
    <w:rsid w:val="0055186B"/>
    <w:rsid w:val="00551919"/>
    <w:rsid w:val="00551936"/>
    <w:rsid w:val="00551C31"/>
    <w:rsid w:val="00551D22"/>
    <w:rsid w:val="00552028"/>
    <w:rsid w:val="005521F4"/>
    <w:rsid w:val="00552596"/>
    <w:rsid w:val="00552DFF"/>
    <w:rsid w:val="00552F08"/>
    <w:rsid w:val="0055300E"/>
    <w:rsid w:val="0055313B"/>
    <w:rsid w:val="005533E5"/>
    <w:rsid w:val="00553451"/>
    <w:rsid w:val="0055350E"/>
    <w:rsid w:val="00553543"/>
    <w:rsid w:val="005535C7"/>
    <w:rsid w:val="005538A8"/>
    <w:rsid w:val="005538BF"/>
    <w:rsid w:val="00553A0D"/>
    <w:rsid w:val="00553B44"/>
    <w:rsid w:val="00553E4D"/>
    <w:rsid w:val="005542F1"/>
    <w:rsid w:val="0055444B"/>
    <w:rsid w:val="005549B2"/>
    <w:rsid w:val="00554E37"/>
    <w:rsid w:val="00554F99"/>
    <w:rsid w:val="00555006"/>
    <w:rsid w:val="00555305"/>
    <w:rsid w:val="0055533A"/>
    <w:rsid w:val="005553DC"/>
    <w:rsid w:val="005558CD"/>
    <w:rsid w:val="00555D85"/>
    <w:rsid w:val="00555EB9"/>
    <w:rsid w:val="00556428"/>
    <w:rsid w:val="0055695F"/>
    <w:rsid w:val="005569BA"/>
    <w:rsid w:val="00556BDD"/>
    <w:rsid w:val="00556D17"/>
    <w:rsid w:val="00556DCF"/>
    <w:rsid w:val="00557326"/>
    <w:rsid w:val="00557A9F"/>
    <w:rsid w:val="00557E68"/>
    <w:rsid w:val="00557F95"/>
    <w:rsid w:val="00560062"/>
    <w:rsid w:val="00560339"/>
    <w:rsid w:val="005605FA"/>
    <w:rsid w:val="005606B9"/>
    <w:rsid w:val="00560748"/>
    <w:rsid w:val="005608E9"/>
    <w:rsid w:val="00560D69"/>
    <w:rsid w:val="005610E7"/>
    <w:rsid w:val="005614A0"/>
    <w:rsid w:val="005614EC"/>
    <w:rsid w:val="0056155F"/>
    <w:rsid w:val="0056182E"/>
    <w:rsid w:val="0056187B"/>
    <w:rsid w:val="00561AF2"/>
    <w:rsid w:val="00561D0F"/>
    <w:rsid w:val="00562470"/>
    <w:rsid w:val="0056250A"/>
    <w:rsid w:val="00562C0D"/>
    <w:rsid w:val="00562CC1"/>
    <w:rsid w:val="00562D8B"/>
    <w:rsid w:val="00562E9F"/>
    <w:rsid w:val="005631AE"/>
    <w:rsid w:val="005632D1"/>
    <w:rsid w:val="00563650"/>
    <w:rsid w:val="00563D31"/>
    <w:rsid w:val="00563D45"/>
    <w:rsid w:val="00563E6E"/>
    <w:rsid w:val="00564058"/>
    <w:rsid w:val="00564602"/>
    <w:rsid w:val="00564980"/>
    <w:rsid w:val="00564AD5"/>
    <w:rsid w:val="00564BB0"/>
    <w:rsid w:val="00564DAD"/>
    <w:rsid w:val="00564EC1"/>
    <w:rsid w:val="00565071"/>
    <w:rsid w:val="00565080"/>
    <w:rsid w:val="005654E9"/>
    <w:rsid w:val="005656F3"/>
    <w:rsid w:val="00565A06"/>
    <w:rsid w:val="00566D42"/>
    <w:rsid w:val="00566D4C"/>
    <w:rsid w:val="00567051"/>
    <w:rsid w:val="00567622"/>
    <w:rsid w:val="005678E2"/>
    <w:rsid w:val="00567BAE"/>
    <w:rsid w:val="00567D74"/>
    <w:rsid w:val="0056F55A"/>
    <w:rsid w:val="00570030"/>
    <w:rsid w:val="005701A3"/>
    <w:rsid w:val="00570714"/>
    <w:rsid w:val="00570C4E"/>
    <w:rsid w:val="00570C50"/>
    <w:rsid w:val="00570D6C"/>
    <w:rsid w:val="005711AF"/>
    <w:rsid w:val="005711FE"/>
    <w:rsid w:val="005713F3"/>
    <w:rsid w:val="005716ED"/>
    <w:rsid w:val="00571AF8"/>
    <w:rsid w:val="00571B42"/>
    <w:rsid w:val="0057236F"/>
    <w:rsid w:val="00572398"/>
    <w:rsid w:val="005724A4"/>
    <w:rsid w:val="00572AA0"/>
    <w:rsid w:val="00572D2D"/>
    <w:rsid w:val="00573928"/>
    <w:rsid w:val="00573A06"/>
    <w:rsid w:val="00573A51"/>
    <w:rsid w:val="00574462"/>
    <w:rsid w:val="00574879"/>
    <w:rsid w:val="00574CBA"/>
    <w:rsid w:val="00574CF0"/>
    <w:rsid w:val="005754EE"/>
    <w:rsid w:val="00575606"/>
    <w:rsid w:val="00575E0F"/>
    <w:rsid w:val="005761D2"/>
    <w:rsid w:val="0057620F"/>
    <w:rsid w:val="00576308"/>
    <w:rsid w:val="005763A8"/>
    <w:rsid w:val="005768D7"/>
    <w:rsid w:val="00576C7F"/>
    <w:rsid w:val="00576DEB"/>
    <w:rsid w:val="005771DB"/>
    <w:rsid w:val="00577375"/>
    <w:rsid w:val="0057754A"/>
    <w:rsid w:val="00577688"/>
    <w:rsid w:val="0057776D"/>
    <w:rsid w:val="0057780E"/>
    <w:rsid w:val="005778AB"/>
    <w:rsid w:val="00577BAD"/>
    <w:rsid w:val="00577C55"/>
    <w:rsid w:val="00577E1F"/>
    <w:rsid w:val="00580090"/>
    <w:rsid w:val="005808F5"/>
    <w:rsid w:val="00580945"/>
    <w:rsid w:val="00580C06"/>
    <w:rsid w:val="00580F7B"/>
    <w:rsid w:val="00580FC0"/>
    <w:rsid w:val="0058114A"/>
    <w:rsid w:val="00581192"/>
    <w:rsid w:val="0058135E"/>
    <w:rsid w:val="005818F1"/>
    <w:rsid w:val="005818FF"/>
    <w:rsid w:val="00581BAF"/>
    <w:rsid w:val="00581D75"/>
    <w:rsid w:val="00582118"/>
    <w:rsid w:val="00582125"/>
    <w:rsid w:val="005821D8"/>
    <w:rsid w:val="005824BA"/>
    <w:rsid w:val="005828D2"/>
    <w:rsid w:val="005828E6"/>
    <w:rsid w:val="00582AB0"/>
    <w:rsid w:val="00582C64"/>
    <w:rsid w:val="00582C8F"/>
    <w:rsid w:val="00582D50"/>
    <w:rsid w:val="00582E08"/>
    <w:rsid w:val="00582F17"/>
    <w:rsid w:val="0058327D"/>
    <w:rsid w:val="00583300"/>
    <w:rsid w:val="0058347D"/>
    <w:rsid w:val="00583493"/>
    <w:rsid w:val="00583565"/>
    <w:rsid w:val="005838A2"/>
    <w:rsid w:val="00583A14"/>
    <w:rsid w:val="00583EC7"/>
    <w:rsid w:val="0058407A"/>
    <w:rsid w:val="00584142"/>
    <w:rsid w:val="00584A8D"/>
    <w:rsid w:val="0058506D"/>
    <w:rsid w:val="0058533F"/>
    <w:rsid w:val="005853EB"/>
    <w:rsid w:val="005854B6"/>
    <w:rsid w:val="005857D3"/>
    <w:rsid w:val="0058590A"/>
    <w:rsid w:val="005860F3"/>
    <w:rsid w:val="00586376"/>
    <w:rsid w:val="0058652D"/>
    <w:rsid w:val="00586732"/>
    <w:rsid w:val="00586868"/>
    <w:rsid w:val="005868BB"/>
    <w:rsid w:val="00586D47"/>
    <w:rsid w:val="00587452"/>
    <w:rsid w:val="00587627"/>
    <w:rsid w:val="00587A7B"/>
    <w:rsid w:val="00587AE9"/>
    <w:rsid w:val="005902DA"/>
    <w:rsid w:val="0059067D"/>
    <w:rsid w:val="00590687"/>
    <w:rsid w:val="00590954"/>
    <w:rsid w:val="00590B1C"/>
    <w:rsid w:val="00590D81"/>
    <w:rsid w:val="0059108D"/>
    <w:rsid w:val="0059117A"/>
    <w:rsid w:val="00591237"/>
    <w:rsid w:val="00591298"/>
    <w:rsid w:val="005912CE"/>
    <w:rsid w:val="0059176E"/>
    <w:rsid w:val="00591AFA"/>
    <w:rsid w:val="00591BCF"/>
    <w:rsid w:val="00591CB9"/>
    <w:rsid w:val="005922FC"/>
    <w:rsid w:val="005924D4"/>
    <w:rsid w:val="0059265A"/>
    <w:rsid w:val="005927EC"/>
    <w:rsid w:val="00592826"/>
    <w:rsid w:val="00592E63"/>
    <w:rsid w:val="005934B8"/>
    <w:rsid w:val="005936AD"/>
    <w:rsid w:val="005938D1"/>
    <w:rsid w:val="00593A59"/>
    <w:rsid w:val="00593EDA"/>
    <w:rsid w:val="00593F8A"/>
    <w:rsid w:val="00594303"/>
    <w:rsid w:val="005947D4"/>
    <w:rsid w:val="0059486C"/>
    <w:rsid w:val="00594B15"/>
    <w:rsid w:val="00594B74"/>
    <w:rsid w:val="005952E8"/>
    <w:rsid w:val="005955E6"/>
    <w:rsid w:val="00595633"/>
    <w:rsid w:val="0059566B"/>
    <w:rsid w:val="0059577E"/>
    <w:rsid w:val="0059585A"/>
    <w:rsid w:val="00595CE7"/>
    <w:rsid w:val="00595E16"/>
    <w:rsid w:val="00595EA1"/>
    <w:rsid w:val="00596096"/>
    <w:rsid w:val="00596143"/>
    <w:rsid w:val="00596407"/>
    <w:rsid w:val="00596781"/>
    <w:rsid w:val="005969AB"/>
    <w:rsid w:val="00596A56"/>
    <w:rsid w:val="00596ACC"/>
    <w:rsid w:val="00596DBD"/>
    <w:rsid w:val="00596F52"/>
    <w:rsid w:val="00596F70"/>
    <w:rsid w:val="005970C4"/>
    <w:rsid w:val="0059732F"/>
    <w:rsid w:val="0059749F"/>
    <w:rsid w:val="005974C2"/>
    <w:rsid w:val="00597665"/>
    <w:rsid w:val="00597962"/>
    <w:rsid w:val="00597AE6"/>
    <w:rsid w:val="00597C73"/>
    <w:rsid w:val="00597E53"/>
    <w:rsid w:val="00597EBA"/>
    <w:rsid w:val="005A000E"/>
    <w:rsid w:val="005A00D1"/>
    <w:rsid w:val="005A019E"/>
    <w:rsid w:val="005A0A01"/>
    <w:rsid w:val="005A0D56"/>
    <w:rsid w:val="005A12C3"/>
    <w:rsid w:val="005A1526"/>
    <w:rsid w:val="005A1588"/>
    <w:rsid w:val="005A15E5"/>
    <w:rsid w:val="005A15FD"/>
    <w:rsid w:val="005A1677"/>
    <w:rsid w:val="005A180B"/>
    <w:rsid w:val="005A1A0C"/>
    <w:rsid w:val="005A1EC6"/>
    <w:rsid w:val="005A1FD5"/>
    <w:rsid w:val="005A21C2"/>
    <w:rsid w:val="005A23A8"/>
    <w:rsid w:val="005A23C8"/>
    <w:rsid w:val="005A25C4"/>
    <w:rsid w:val="005A2777"/>
    <w:rsid w:val="005A27DA"/>
    <w:rsid w:val="005A2864"/>
    <w:rsid w:val="005A2936"/>
    <w:rsid w:val="005A2D71"/>
    <w:rsid w:val="005A30D5"/>
    <w:rsid w:val="005A31B8"/>
    <w:rsid w:val="005A37C4"/>
    <w:rsid w:val="005A3838"/>
    <w:rsid w:val="005A3925"/>
    <w:rsid w:val="005A3A4E"/>
    <w:rsid w:val="005A3D6D"/>
    <w:rsid w:val="005A3DF1"/>
    <w:rsid w:val="005A3E98"/>
    <w:rsid w:val="005A4380"/>
    <w:rsid w:val="005A4875"/>
    <w:rsid w:val="005A4A80"/>
    <w:rsid w:val="005A4E90"/>
    <w:rsid w:val="005A52FA"/>
    <w:rsid w:val="005A5CCB"/>
    <w:rsid w:val="005A63F0"/>
    <w:rsid w:val="005A6877"/>
    <w:rsid w:val="005A69AE"/>
    <w:rsid w:val="005A6B1A"/>
    <w:rsid w:val="005A6DC9"/>
    <w:rsid w:val="005A6E22"/>
    <w:rsid w:val="005A748F"/>
    <w:rsid w:val="005A74F2"/>
    <w:rsid w:val="005A75EB"/>
    <w:rsid w:val="005A78DE"/>
    <w:rsid w:val="005A7BB2"/>
    <w:rsid w:val="005A7E83"/>
    <w:rsid w:val="005A7EE6"/>
    <w:rsid w:val="005A7F43"/>
    <w:rsid w:val="005B0186"/>
    <w:rsid w:val="005B0294"/>
    <w:rsid w:val="005B0C60"/>
    <w:rsid w:val="005B0E8D"/>
    <w:rsid w:val="005B0EFF"/>
    <w:rsid w:val="005B0F0C"/>
    <w:rsid w:val="005B1039"/>
    <w:rsid w:val="005B1062"/>
    <w:rsid w:val="005B10DB"/>
    <w:rsid w:val="005B11DF"/>
    <w:rsid w:val="005B1247"/>
    <w:rsid w:val="005B1400"/>
    <w:rsid w:val="005B1CA9"/>
    <w:rsid w:val="005B1D97"/>
    <w:rsid w:val="005B2DCC"/>
    <w:rsid w:val="005B2DE6"/>
    <w:rsid w:val="005B33D3"/>
    <w:rsid w:val="005B3604"/>
    <w:rsid w:val="005B3833"/>
    <w:rsid w:val="005B386D"/>
    <w:rsid w:val="005B39B7"/>
    <w:rsid w:val="005B3C3F"/>
    <w:rsid w:val="005B3C83"/>
    <w:rsid w:val="005B3C96"/>
    <w:rsid w:val="005B3C9A"/>
    <w:rsid w:val="005B3E9B"/>
    <w:rsid w:val="005B3EBD"/>
    <w:rsid w:val="005B4876"/>
    <w:rsid w:val="005B49CD"/>
    <w:rsid w:val="005B4D03"/>
    <w:rsid w:val="005B4E16"/>
    <w:rsid w:val="005B5163"/>
    <w:rsid w:val="005B54A4"/>
    <w:rsid w:val="005B566C"/>
    <w:rsid w:val="005B5CFA"/>
    <w:rsid w:val="005B5D5B"/>
    <w:rsid w:val="005B5DDE"/>
    <w:rsid w:val="005B6108"/>
    <w:rsid w:val="005B6139"/>
    <w:rsid w:val="005B6331"/>
    <w:rsid w:val="005B6AB1"/>
    <w:rsid w:val="005B6AEA"/>
    <w:rsid w:val="005B6B46"/>
    <w:rsid w:val="005B707C"/>
    <w:rsid w:val="005B7340"/>
    <w:rsid w:val="005B73ED"/>
    <w:rsid w:val="005B7415"/>
    <w:rsid w:val="005B758C"/>
    <w:rsid w:val="005B77AD"/>
    <w:rsid w:val="005B787B"/>
    <w:rsid w:val="005B7DF5"/>
    <w:rsid w:val="005B7FE7"/>
    <w:rsid w:val="005BE2BD"/>
    <w:rsid w:val="005C0072"/>
    <w:rsid w:val="005C05D4"/>
    <w:rsid w:val="005C13C0"/>
    <w:rsid w:val="005C1425"/>
    <w:rsid w:val="005C171D"/>
    <w:rsid w:val="005C188B"/>
    <w:rsid w:val="005C1953"/>
    <w:rsid w:val="005C20F9"/>
    <w:rsid w:val="005C23CA"/>
    <w:rsid w:val="005C278C"/>
    <w:rsid w:val="005C29EC"/>
    <w:rsid w:val="005C2E40"/>
    <w:rsid w:val="005C3EC1"/>
    <w:rsid w:val="005C4278"/>
    <w:rsid w:val="005C4598"/>
    <w:rsid w:val="005C4679"/>
    <w:rsid w:val="005C4773"/>
    <w:rsid w:val="005C4FCC"/>
    <w:rsid w:val="005C5004"/>
    <w:rsid w:val="005C5188"/>
    <w:rsid w:val="005C521E"/>
    <w:rsid w:val="005C5C3D"/>
    <w:rsid w:val="005C5C9D"/>
    <w:rsid w:val="005C5F96"/>
    <w:rsid w:val="005C6036"/>
    <w:rsid w:val="005C6082"/>
    <w:rsid w:val="005C638F"/>
    <w:rsid w:val="005C65DA"/>
    <w:rsid w:val="005C6611"/>
    <w:rsid w:val="005C67F1"/>
    <w:rsid w:val="005C69CF"/>
    <w:rsid w:val="005C6A5C"/>
    <w:rsid w:val="005C6D19"/>
    <w:rsid w:val="005C6D6C"/>
    <w:rsid w:val="005C6D8E"/>
    <w:rsid w:val="005C7104"/>
    <w:rsid w:val="005C710B"/>
    <w:rsid w:val="005C798B"/>
    <w:rsid w:val="005C7BAA"/>
    <w:rsid w:val="005C7DCF"/>
    <w:rsid w:val="005C7DEE"/>
    <w:rsid w:val="005D07E8"/>
    <w:rsid w:val="005D097C"/>
    <w:rsid w:val="005D0AEB"/>
    <w:rsid w:val="005D0CB2"/>
    <w:rsid w:val="005D1083"/>
    <w:rsid w:val="005D10BF"/>
    <w:rsid w:val="005D16CD"/>
    <w:rsid w:val="005D1917"/>
    <w:rsid w:val="005D1C45"/>
    <w:rsid w:val="005D22A1"/>
    <w:rsid w:val="005D2C0C"/>
    <w:rsid w:val="005D2CBB"/>
    <w:rsid w:val="005D3048"/>
    <w:rsid w:val="005D3134"/>
    <w:rsid w:val="005D326F"/>
    <w:rsid w:val="005D3FA8"/>
    <w:rsid w:val="005D479A"/>
    <w:rsid w:val="005D47CE"/>
    <w:rsid w:val="005D49F7"/>
    <w:rsid w:val="005D4D1B"/>
    <w:rsid w:val="005D4D28"/>
    <w:rsid w:val="005D4E73"/>
    <w:rsid w:val="005D4F75"/>
    <w:rsid w:val="005D5453"/>
    <w:rsid w:val="005D54EF"/>
    <w:rsid w:val="005D5500"/>
    <w:rsid w:val="005D559C"/>
    <w:rsid w:val="005D567E"/>
    <w:rsid w:val="005D5AE6"/>
    <w:rsid w:val="005D5FC9"/>
    <w:rsid w:val="005D6492"/>
    <w:rsid w:val="005D6849"/>
    <w:rsid w:val="005D694D"/>
    <w:rsid w:val="005D6B4A"/>
    <w:rsid w:val="005D6B71"/>
    <w:rsid w:val="005D6C0B"/>
    <w:rsid w:val="005D6C5F"/>
    <w:rsid w:val="005D6CC2"/>
    <w:rsid w:val="005D6DC4"/>
    <w:rsid w:val="005D7314"/>
    <w:rsid w:val="005D73F8"/>
    <w:rsid w:val="005D756B"/>
    <w:rsid w:val="005D7D1D"/>
    <w:rsid w:val="005E00D2"/>
    <w:rsid w:val="005E0362"/>
    <w:rsid w:val="005E04A8"/>
    <w:rsid w:val="005E04EC"/>
    <w:rsid w:val="005E077A"/>
    <w:rsid w:val="005E07B9"/>
    <w:rsid w:val="005E087C"/>
    <w:rsid w:val="005E0969"/>
    <w:rsid w:val="005E09BD"/>
    <w:rsid w:val="005E0BDE"/>
    <w:rsid w:val="005E0E6E"/>
    <w:rsid w:val="005E1020"/>
    <w:rsid w:val="005E1A20"/>
    <w:rsid w:val="005E1A8C"/>
    <w:rsid w:val="005E1D47"/>
    <w:rsid w:val="005E1F43"/>
    <w:rsid w:val="005E2620"/>
    <w:rsid w:val="005E2701"/>
    <w:rsid w:val="005E280E"/>
    <w:rsid w:val="005E29A3"/>
    <w:rsid w:val="005E29E6"/>
    <w:rsid w:val="005E33D0"/>
    <w:rsid w:val="005E3588"/>
    <w:rsid w:val="005E35CF"/>
    <w:rsid w:val="005E3D9A"/>
    <w:rsid w:val="005E4247"/>
    <w:rsid w:val="005E474E"/>
    <w:rsid w:val="005E4E89"/>
    <w:rsid w:val="005E5013"/>
    <w:rsid w:val="005E51D3"/>
    <w:rsid w:val="005E54C9"/>
    <w:rsid w:val="005E5538"/>
    <w:rsid w:val="005E557E"/>
    <w:rsid w:val="005E5822"/>
    <w:rsid w:val="005E5945"/>
    <w:rsid w:val="005E5B15"/>
    <w:rsid w:val="005E5CC6"/>
    <w:rsid w:val="005E5CDD"/>
    <w:rsid w:val="005E5D0D"/>
    <w:rsid w:val="005E6575"/>
    <w:rsid w:val="005E7023"/>
    <w:rsid w:val="005E728D"/>
    <w:rsid w:val="005E72E8"/>
    <w:rsid w:val="005E73D7"/>
    <w:rsid w:val="005E7BC3"/>
    <w:rsid w:val="005E7C53"/>
    <w:rsid w:val="005E7DDE"/>
    <w:rsid w:val="005E7EB5"/>
    <w:rsid w:val="005E7FDA"/>
    <w:rsid w:val="005F03FE"/>
    <w:rsid w:val="005F050C"/>
    <w:rsid w:val="005F06C9"/>
    <w:rsid w:val="005F0760"/>
    <w:rsid w:val="005F094B"/>
    <w:rsid w:val="005F094E"/>
    <w:rsid w:val="005F0CBE"/>
    <w:rsid w:val="005F0CE8"/>
    <w:rsid w:val="005F0E33"/>
    <w:rsid w:val="005F12E8"/>
    <w:rsid w:val="005F1416"/>
    <w:rsid w:val="005F1A49"/>
    <w:rsid w:val="005F1CF3"/>
    <w:rsid w:val="005F1DB9"/>
    <w:rsid w:val="005F1DD4"/>
    <w:rsid w:val="005F21DC"/>
    <w:rsid w:val="005F2212"/>
    <w:rsid w:val="005F25DC"/>
    <w:rsid w:val="005F2B71"/>
    <w:rsid w:val="005F2BC4"/>
    <w:rsid w:val="005F2C02"/>
    <w:rsid w:val="005F2E68"/>
    <w:rsid w:val="005F30D0"/>
    <w:rsid w:val="005F3901"/>
    <w:rsid w:val="005F3BA3"/>
    <w:rsid w:val="005F3D0C"/>
    <w:rsid w:val="005F3D38"/>
    <w:rsid w:val="005F3D87"/>
    <w:rsid w:val="005F3F7B"/>
    <w:rsid w:val="005F411B"/>
    <w:rsid w:val="005F435F"/>
    <w:rsid w:val="005F4389"/>
    <w:rsid w:val="005F47BD"/>
    <w:rsid w:val="005F4800"/>
    <w:rsid w:val="005F4CB1"/>
    <w:rsid w:val="005F4CD5"/>
    <w:rsid w:val="005F4DC9"/>
    <w:rsid w:val="005F4E16"/>
    <w:rsid w:val="005F529C"/>
    <w:rsid w:val="005F54C7"/>
    <w:rsid w:val="005F561E"/>
    <w:rsid w:val="005F57B2"/>
    <w:rsid w:val="005F5B15"/>
    <w:rsid w:val="005F5EC3"/>
    <w:rsid w:val="005F5EED"/>
    <w:rsid w:val="005F6239"/>
    <w:rsid w:val="005F662D"/>
    <w:rsid w:val="005F69CA"/>
    <w:rsid w:val="005F6A25"/>
    <w:rsid w:val="005F6AA2"/>
    <w:rsid w:val="005F6B6D"/>
    <w:rsid w:val="005F6CF3"/>
    <w:rsid w:val="005F7548"/>
    <w:rsid w:val="005F7555"/>
    <w:rsid w:val="005F7B12"/>
    <w:rsid w:val="005F7C6C"/>
    <w:rsid w:val="005F7D6D"/>
    <w:rsid w:val="00600093"/>
    <w:rsid w:val="00600125"/>
    <w:rsid w:val="00600C5A"/>
    <w:rsid w:val="00600E6B"/>
    <w:rsid w:val="0060113F"/>
    <w:rsid w:val="0060187C"/>
    <w:rsid w:val="00601C97"/>
    <w:rsid w:val="00601CE4"/>
    <w:rsid w:val="00601DFB"/>
    <w:rsid w:val="006021A2"/>
    <w:rsid w:val="00602D2A"/>
    <w:rsid w:val="00602E10"/>
    <w:rsid w:val="00603060"/>
    <w:rsid w:val="006032C0"/>
    <w:rsid w:val="0060345B"/>
    <w:rsid w:val="00603589"/>
    <w:rsid w:val="00603853"/>
    <w:rsid w:val="00603911"/>
    <w:rsid w:val="006039A6"/>
    <w:rsid w:val="00603C38"/>
    <w:rsid w:val="006043D8"/>
    <w:rsid w:val="00604663"/>
    <w:rsid w:val="006046AE"/>
    <w:rsid w:val="00605000"/>
    <w:rsid w:val="006054F4"/>
    <w:rsid w:val="0060550A"/>
    <w:rsid w:val="0060567A"/>
    <w:rsid w:val="006057F3"/>
    <w:rsid w:val="00605D5C"/>
    <w:rsid w:val="00605D92"/>
    <w:rsid w:val="00606070"/>
    <w:rsid w:val="0060626A"/>
    <w:rsid w:val="006062C8"/>
    <w:rsid w:val="00606FD2"/>
    <w:rsid w:val="00607087"/>
    <w:rsid w:val="006076A1"/>
    <w:rsid w:val="00607703"/>
    <w:rsid w:val="0060796D"/>
    <w:rsid w:val="00607AE9"/>
    <w:rsid w:val="00610056"/>
    <w:rsid w:val="00610106"/>
    <w:rsid w:val="006101AC"/>
    <w:rsid w:val="0061042C"/>
    <w:rsid w:val="006105EE"/>
    <w:rsid w:val="00610A3E"/>
    <w:rsid w:val="00610E42"/>
    <w:rsid w:val="00610F63"/>
    <w:rsid w:val="00611364"/>
    <w:rsid w:val="006118C1"/>
    <w:rsid w:val="00611A04"/>
    <w:rsid w:val="00611A6F"/>
    <w:rsid w:val="0061218F"/>
    <w:rsid w:val="006121D5"/>
    <w:rsid w:val="0061235E"/>
    <w:rsid w:val="00612809"/>
    <w:rsid w:val="00612D61"/>
    <w:rsid w:val="0061338B"/>
    <w:rsid w:val="0061357A"/>
    <w:rsid w:val="006135E4"/>
    <w:rsid w:val="006139CA"/>
    <w:rsid w:val="00613A81"/>
    <w:rsid w:val="00613AE6"/>
    <w:rsid w:val="00613B81"/>
    <w:rsid w:val="006144CF"/>
    <w:rsid w:val="006144EF"/>
    <w:rsid w:val="00614527"/>
    <w:rsid w:val="00614668"/>
    <w:rsid w:val="00614A60"/>
    <w:rsid w:val="00614C1B"/>
    <w:rsid w:val="006150DE"/>
    <w:rsid w:val="006152CE"/>
    <w:rsid w:val="00615763"/>
    <w:rsid w:val="006157A4"/>
    <w:rsid w:val="00615DA2"/>
    <w:rsid w:val="00615F43"/>
    <w:rsid w:val="00615F86"/>
    <w:rsid w:val="0061642A"/>
    <w:rsid w:val="00616C38"/>
    <w:rsid w:val="00616D90"/>
    <w:rsid w:val="00616F05"/>
    <w:rsid w:val="006170C2"/>
    <w:rsid w:val="006173E8"/>
    <w:rsid w:val="0061751C"/>
    <w:rsid w:val="00617727"/>
    <w:rsid w:val="006179B4"/>
    <w:rsid w:val="00617A56"/>
    <w:rsid w:val="00617C34"/>
    <w:rsid w:val="00620679"/>
    <w:rsid w:val="00620878"/>
    <w:rsid w:val="00620B7C"/>
    <w:rsid w:val="00620CA6"/>
    <w:rsid w:val="00620E3B"/>
    <w:rsid w:val="00620E6D"/>
    <w:rsid w:val="00620F8C"/>
    <w:rsid w:val="0062108D"/>
    <w:rsid w:val="00621200"/>
    <w:rsid w:val="00621277"/>
    <w:rsid w:val="006212A0"/>
    <w:rsid w:val="0062186C"/>
    <w:rsid w:val="00621D0D"/>
    <w:rsid w:val="00621EFC"/>
    <w:rsid w:val="00621EFD"/>
    <w:rsid w:val="0062252A"/>
    <w:rsid w:val="006228A2"/>
    <w:rsid w:val="00622AD8"/>
    <w:rsid w:val="00622DC0"/>
    <w:rsid w:val="006231D8"/>
    <w:rsid w:val="006237A3"/>
    <w:rsid w:val="00623913"/>
    <w:rsid w:val="00623C58"/>
    <w:rsid w:val="00623F3E"/>
    <w:rsid w:val="006241C9"/>
    <w:rsid w:val="006242DC"/>
    <w:rsid w:val="00624459"/>
    <w:rsid w:val="006244ED"/>
    <w:rsid w:val="006245DB"/>
    <w:rsid w:val="006246B7"/>
    <w:rsid w:val="006247BE"/>
    <w:rsid w:val="00624A76"/>
    <w:rsid w:val="00624EC6"/>
    <w:rsid w:val="00625A78"/>
    <w:rsid w:val="00625B20"/>
    <w:rsid w:val="00625E2B"/>
    <w:rsid w:val="0062608A"/>
    <w:rsid w:val="006264CB"/>
    <w:rsid w:val="006269DA"/>
    <w:rsid w:val="00626D81"/>
    <w:rsid w:val="00626F29"/>
    <w:rsid w:val="00626F54"/>
    <w:rsid w:val="00626FC6"/>
    <w:rsid w:val="00627471"/>
    <w:rsid w:val="006275EB"/>
    <w:rsid w:val="006276F2"/>
    <w:rsid w:val="00627875"/>
    <w:rsid w:val="00627920"/>
    <w:rsid w:val="00627DDA"/>
    <w:rsid w:val="00630133"/>
    <w:rsid w:val="006304D5"/>
    <w:rsid w:val="006304DC"/>
    <w:rsid w:val="00630765"/>
    <w:rsid w:val="00630DF8"/>
    <w:rsid w:val="00630E44"/>
    <w:rsid w:val="00630E76"/>
    <w:rsid w:val="006312DE"/>
    <w:rsid w:val="006315C3"/>
    <w:rsid w:val="00631FD4"/>
    <w:rsid w:val="00631FE5"/>
    <w:rsid w:val="0063213D"/>
    <w:rsid w:val="00632782"/>
    <w:rsid w:val="006327B2"/>
    <w:rsid w:val="006327D1"/>
    <w:rsid w:val="006328A9"/>
    <w:rsid w:val="006329F1"/>
    <w:rsid w:val="00632ADA"/>
    <w:rsid w:val="00633389"/>
    <w:rsid w:val="00633513"/>
    <w:rsid w:val="00633518"/>
    <w:rsid w:val="0063357E"/>
    <w:rsid w:val="006336E3"/>
    <w:rsid w:val="00633E71"/>
    <w:rsid w:val="006342DA"/>
    <w:rsid w:val="00634381"/>
    <w:rsid w:val="00634752"/>
    <w:rsid w:val="00634A6B"/>
    <w:rsid w:val="00634C87"/>
    <w:rsid w:val="0063521A"/>
    <w:rsid w:val="006352E4"/>
    <w:rsid w:val="00635700"/>
    <w:rsid w:val="00635837"/>
    <w:rsid w:val="00635A99"/>
    <w:rsid w:val="00635DDB"/>
    <w:rsid w:val="006360F5"/>
    <w:rsid w:val="0063617E"/>
    <w:rsid w:val="0063621D"/>
    <w:rsid w:val="006362B7"/>
    <w:rsid w:val="0063639B"/>
    <w:rsid w:val="00636489"/>
    <w:rsid w:val="0063667D"/>
    <w:rsid w:val="00636910"/>
    <w:rsid w:val="006369AC"/>
    <w:rsid w:val="00636AF7"/>
    <w:rsid w:val="00637137"/>
    <w:rsid w:val="00637138"/>
    <w:rsid w:val="006372B7"/>
    <w:rsid w:val="00637562"/>
    <w:rsid w:val="006376A8"/>
    <w:rsid w:val="006377DA"/>
    <w:rsid w:val="00637903"/>
    <w:rsid w:val="00637CD8"/>
    <w:rsid w:val="00637D70"/>
    <w:rsid w:val="00637FD1"/>
    <w:rsid w:val="006403E6"/>
    <w:rsid w:val="00640458"/>
    <w:rsid w:val="0064068D"/>
    <w:rsid w:val="00640A2D"/>
    <w:rsid w:val="00640B8F"/>
    <w:rsid w:val="00640C1B"/>
    <w:rsid w:val="00640CCA"/>
    <w:rsid w:val="00640FA8"/>
    <w:rsid w:val="00640FF4"/>
    <w:rsid w:val="006412BC"/>
    <w:rsid w:val="00641462"/>
    <w:rsid w:val="00641588"/>
    <w:rsid w:val="0064165B"/>
    <w:rsid w:val="006418BD"/>
    <w:rsid w:val="006418FD"/>
    <w:rsid w:val="00641B5F"/>
    <w:rsid w:val="00641CBE"/>
    <w:rsid w:val="00641CDE"/>
    <w:rsid w:val="00641E5A"/>
    <w:rsid w:val="006421AC"/>
    <w:rsid w:val="0064225D"/>
    <w:rsid w:val="0064232B"/>
    <w:rsid w:val="00642601"/>
    <w:rsid w:val="0064267F"/>
    <w:rsid w:val="006427C7"/>
    <w:rsid w:val="006429FA"/>
    <w:rsid w:val="00642E88"/>
    <w:rsid w:val="00642EAB"/>
    <w:rsid w:val="006430C5"/>
    <w:rsid w:val="00643268"/>
    <w:rsid w:val="006435CD"/>
    <w:rsid w:val="0064389C"/>
    <w:rsid w:val="0064428B"/>
    <w:rsid w:val="0064429E"/>
    <w:rsid w:val="00644658"/>
    <w:rsid w:val="0064474B"/>
    <w:rsid w:val="00644B5E"/>
    <w:rsid w:val="00644BC5"/>
    <w:rsid w:val="00644EFD"/>
    <w:rsid w:val="006456C4"/>
    <w:rsid w:val="006456C5"/>
    <w:rsid w:val="006458D6"/>
    <w:rsid w:val="00645928"/>
    <w:rsid w:val="006459C1"/>
    <w:rsid w:val="00645ACF"/>
    <w:rsid w:val="00645ADF"/>
    <w:rsid w:val="00645D78"/>
    <w:rsid w:val="00645E86"/>
    <w:rsid w:val="0064609E"/>
    <w:rsid w:val="0064653A"/>
    <w:rsid w:val="0064674D"/>
    <w:rsid w:val="0064681B"/>
    <w:rsid w:val="00646A04"/>
    <w:rsid w:val="00646CA2"/>
    <w:rsid w:val="00646CBA"/>
    <w:rsid w:val="00646D77"/>
    <w:rsid w:val="00646DA6"/>
    <w:rsid w:val="00646F84"/>
    <w:rsid w:val="00646F8F"/>
    <w:rsid w:val="00647629"/>
    <w:rsid w:val="00647692"/>
    <w:rsid w:val="006477DE"/>
    <w:rsid w:val="00647873"/>
    <w:rsid w:val="006478C0"/>
    <w:rsid w:val="00647C6A"/>
    <w:rsid w:val="00647E20"/>
    <w:rsid w:val="00647FDA"/>
    <w:rsid w:val="0065049F"/>
    <w:rsid w:val="00650796"/>
    <w:rsid w:val="0065087B"/>
    <w:rsid w:val="00650966"/>
    <w:rsid w:val="00650F89"/>
    <w:rsid w:val="0065144E"/>
    <w:rsid w:val="006515D7"/>
    <w:rsid w:val="00651A6B"/>
    <w:rsid w:val="00651B5C"/>
    <w:rsid w:val="00651F92"/>
    <w:rsid w:val="00652258"/>
    <w:rsid w:val="006523D4"/>
    <w:rsid w:val="00652452"/>
    <w:rsid w:val="00652D32"/>
    <w:rsid w:val="00652D9D"/>
    <w:rsid w:val="0065307D"/>
    <w:rsid w:val="006530DC"/>
    <w:rsid w:val="00653ADC"/>
    <w:rsid w:val="00653B80"/>
    <w:rsid w:val="00653D97"/>
    <w:rsid w:val="00653DDA"/>
    <w:rsid w:val="00653F0B"/>
    <w:rsid w:val="00653F18"/>
    <w:rsid w:val="00654666"/>
    <w:rsid w:val="006546CA"/>
    <w:rsid w:val="0065480D"/>
    <w:rsid w:val="00654A4B"/>
    <w:rsid w:val="00654C00"/>
    <w:rsid w:val="00654DE2"/>
    <w:rsid w:val="00655275"/>
    <w:rsid w:val="00655ADE"/>
    <w:rsid w:val="006562C6"/>
    <w:rsid w:val="00656678"/>
    <w:rsid w:val="00656794"/>
    <w:rsid w:val="00656811"/>
    <w:rsid w:val="0065684D"/>
    <w:rsid w:val="006568B8"/>
    <w:rsid w:val="00656977"/>
    <w:rsid w:val="00656A2A"/>
    <w:rsid w:val="00656C39"/>
    <w:rsid w:val="00656E98"/>
    <w:rsid w:val="00657046"/>
    <w:rsid w:val="006570D7"/>
    <w:rsid w:val="00657130"/>
    <w:rsid w:val="00657524"/>
    <w:rsid w:val="006576EC"/>
    <w:rsid w:val="0065791C"/>
    <w:rsid w:val="006579C2"/>
    <w:rsid w:val="00657E12"/>
    <w:rsid w:val="00657F2C"/>
    <w:rsid w:val="00657FA0"/>
    <w:rsid w:val="00660167"/>
    <w:rsid w:val="00660435"/>
    <w:rsid w:val="00660522"/>
    <w:rsid w:val="006605EB"/>
    <w:rsid w:val="00660AB0"/>
    <w:rsid w:val="00660B84"/>
    <w:rsid w:val="00660CBB"/>
    <w:rsid w:val="00660E45"/>
    <w:rsid w:val="006610B4"/>
    <w:rsid w:val="006611DF"/>
    <w:rsid w:val="006613CC"/>
    <w:rsid w:val="006613D2"/>
    <w:rsid w:val="00661414"/>
    <w:rsid w:val="0066152F"/>
    <w:rsid w:val="006615D0"/>
    <w:rsid w:val="00661646"/>
    <w:rsid w:val="00661887"/>
    <w:rsid w:val="006618C3"/>
    <w:rsid w:val="006618E0"/>
    <w:rsid w:val="00661C0B"/>
    <w:rsid w:val="00661D3B"/>
    <w:rsid w:val="00661FB4"/>
    <w:rsid w:val="006621F0"/>
    <w:rsid w:val="0066232B"/>
    <w:rsid w:val="00662420"/>
    <w:rsid w:val="00662448"/>
    <w:rsid w:val="00662736"/>
    <w:rsid w:val="006629CE"/>
    <w:rsid w:val="00662A43"/>
    <w:rsid w:val="00662DDB"/>
    <w:rsid w:val="00662DED"/>
    <w:rsid w:val="00662EBD"/>
    <w:rsid w:val="0066307D"/>
    <w:rsid w:val="00663300"/>
    <w:rsid w:val="0066345A"/>
    <w:rsid w:val="006634BA"/>
    <w:rsid w:val="00663526"/>
    <w:rsid w:val="006639D9"/>
    <w:rsid w:val="006647B1"/>
    <w:rsid w:val="0066489B"/>
    <w:rsid w:val="0066491C"/>
    <w:rsid w:val="00664A31"/>
    <w:rsid w:val="00664CD7"/>
    <w:rsid w:val="00664E0D"/>
    <w:rsid w:val="00664E26"/>
    <w:rsid w:val="00664F26"/>
    <w:rsid w:val="00664FD9"/>
    <w:rsid w:val="00665234"/>
    <w:rsid w:val="006654DE"/>
    <w:rsid w:val="006654FB"/>
    <w:rsid w:val="006655A1"/>
    <w:rsid w:val="0066586F"/>
    <w:rsid w:val="00665C4F"/>
    <w:rsid w:val="00666A4B"/>
    <w:rsid w:val="00666DEE"/>
    <w:rsid w:val="00666EBC"/>
    <w:rsid w:val="0066738D"/>
    <w:rsid w:val="0066766B"/>
    <w:rsid w:val="00667991"/>
    <w:rsid w:val="00667A25"/>
    <w:rsid w:val="00667C09"/>
    <w:rsid w:val="006704FA"/>
    <w:rsid w:val="00670543"/>
    <w:rsid w:val="00670583"/>
    <w:rsid w:val="006708A6"/>
    <w:rsid w:val="00670AA4"/>
    <w:rsid w:val="00670C8C"/>
    <w:rsid w:val="00670DE2"/>
    <w:rsid w:val="00670F63"/>
    <w:rsid w:val="00671125"/>
    <w:rsid w:val="0067125E"/>
    <w:rsid w:val="006713C9"/>
    <w:rsid w:val="006715B5"/>
    <w:rsid w:val="0067186D"/>
    <w:rsid w:val="006718DE"/>
    <w:rsid w:val="006718F2"/>
    <w:rsid w:val="00671A01"/>
    <w:rsid w:val="00671AE9"/>
    <w:rsid w:val="006720B2"/>
    <w:rsid w:val="0067221C"/>
    <w:rsid w:val="006725E6"/>
    <w:rsid w:val="00672716"/>
    <w:rsid w:val="006728A8"/>
    <w:rsid w:val="00672971"/>
    <w:rsid w:val="00672A09"/>
    <w:rsid w:val="00672EDB"/>
    <w:rsid w:val="006737B4"/>
    <w:rsid w:val="00673982"/>
    <w:rsid w:val="00673DAD"/>
    <w:rsid w:val="006741A4"/>
    <w:rsid w:val="006742C5"/>
    <w:rsid w:val="00674D01"/>
    <w:rsid w:val="00674E51"/>
    <w:rsid w:val="00675141"/>
    <w:rsid w:val="006755E9"/>
    <w:rsid w:val="0067577E"/>
    <w:rsid w:val="00675AAE"/>
    <w:rsid w:val="00675B7D"/>
    <w:rsid w:val="00675EBA"/>
    <w:rsid w:val="00676347"/>
    <w:rsid w:val="00676619"/>
    <w:rsid w:val="0067685A"/>
    <w:rsid w:val="006768A0"/>
    <w:rsid w:val="00676FFD"/>
    <w:rsid w:val="00677320"/>
    <w:rsid w:val="006776FB"/>
    <w:rsid w:val="00677868"/>
    <w:rsid w:val="006778AF"/>
    <w:rsid w:val="00677ADE"/>
    <w:rsid w:val="00677F69"/>
    <w:rsid w:val="00680515"/>
    <w:rsid w:val="006805E2"/>
    <w:rsid w:val="00680618"/>
    <w:rsid w:val="0068069B"/>
    <w:rsid w:val="006808C6"/>
    <w:rsid w:val="00680978"/>
    <w:rsid w:val="006809AD"/>
    <w:rsid w:val="00680A0F"/>
    <w:rsid w:val="00680A26"/>
    <w:rsid w:val="00680A2C"/>
    <w:rsid w:val="00680E63"/>
    <w:rsid w:val="0068100F"/>
    <w:rsid w:val="006815E4"/>
    <w:rsid w:val="0068160B"/>
    <w:rsid w:val="00681654"/>
    <w:rsid w:val="00681894"/>
    <w:rsid w:val="006818C6"/>
    <w:rsid w:val="00681C43"/>
    <w:rsid w:val="00681FD7"/>
    <w:rsid w:val="006824B0"/>
    <w:rsid w:val="006824D2"/>
    <w:rsid w:val="006827AD"/>
    <w:rsid w:val="00682A68"/>
    <w:rsid w:val="00682AF0"/>
    <w:rsid w:val="00682BF9"/>
    <w:rsid w:val="00682EF8"/>
    <w:rsid w:val="00682F24"/>
    <w:rsid w:val="00683101"/>
    <w:rsid w:val="0068312A"/>
    <w:rsid w:val="0068317B"/>
    <w:rsid w:val="006835CC"/>
    <w:rsid w:val="00683745"/>
    <w:rsid w:val="00683A9A"/>
    <w:rsid w:val="00683B00"/>
    <w:rsid w:val="00683FAB"/>
    <w:rsid w:val="00684192"/>
    <w:rsid w:val="00684366"/>
    <w:rsid w:val="0068438A"/>
    <w:rsid w:val="006845AA"/>
    <w:rsid w:val="00684778"/>
    <w:rsid w:val="006847CF"/>
    <w:rsid w:val="0068498F"/>
    <w:rsid w:val="00684C38"/>
    <w:rsid w:val="00684CBC"/>
    <w:rsid w:val="00685093"/>
    <w:rsid w:val="006858B5"/>
    <w:rsid w:val="006858EF"/>
    <w:rsid w:val="0068594C"/>
    <w:rsid w:val="00685CC6"/>
    <w:rsid w:val="0068613D"/>
    <w:rsid w:val="00686290"/>
    <w:rsid w:val="00686679"/>
    <w:rsid w:val="00686FE0"/>
    <w:rsid w:val="00687127"/>
    <w:rsid w:val="0068714F"/>
    <w:rsid w:val="00687216"/>
    <w:rsid w:val="006873C5"/>
    <w:rsid w:val="00687507"/>
    <w:rsid w:val="006875F6"/>
    <w:rsid w:val="00687A24"/>
    <w:rsid w:val="00687BE5"/>
    <w:rsid w:val="00687C35"/>
    <w:rsid w:val="00687D89"/>
    <w:rsid w:val="0069011A"/>
    <w:rsid w:val="0069053D"/>
    <w:rsid w:val="006906C3"/>
    <w:rsid w:val="00690D4E"/>
    <w:rsid w:val="006911AB"/>
    <w:rsid w:val="0069190F"/>
    <w:rsid w:val="0069191D"/>
    <w:rsid w:val="00691BAF"/>
    <w:rsid w:val="00691E17"/>
    <w:rsid w:val="00691E7E"/>
    <w:rsid w:val="006920D0"/>
    <w:rsid w:val="00692CED"/>
    <w:rsid w:val="00692F24"/>
    <w:rsid w:val="006930B4"/>
    <w:rsid w:val="00693168"/>
    <w:rsid w:val="00693325"/>
    <w:rsid w:val="006933FB"/>
    <w:rsid w:val="0069371C"/>
    <w:rsid w:val="00693E34"/>
    <w:rsid w:val="00693FB1"/>
    <w:rsid w:val="006944E3"/>
    <w:rsid w:val="0069468C"/>
    <w:rsid w:val="006949BA"/>
    <w:rsid w:val="00694B89"/>
    <w:rsid w:val="00694C82"/>
    <w:rsid w:val="00694D97"/>
    <w:rsid w:val="00694E40"/>
    <w:rsid w:val="00695028"/>
    <w:rsid w:val="00695113"/>
    <w:rsid w:val="00695467"/>
    <w:rsid w:val="00695A53"/>
    <w:rsid w:val="00696057"/>
    <w:rsid w:val="006960EA"/>
    <w:rsid w:val="0069625D"/>
    <w:rsid w:val="00696680"/>
    <w:rsid w:val="0069687D"/>
    <w:rsid w:val="00696C14"/>
    <w:rsid w:val="0069745B"/>
    <w:rsid w:val="00697581"/>
    <w:rsid w:val="00697BFD"/>
    <w:rsid w:val="00697E80"/>
    <w:rsid w:val="00697EDC"/>
    <w:rsid w:val="00697FF6"/>
    <w:rsid w:val="006A02EC"/>
    <w:rsid w:val="006A05FE"/>
    <w:rsid w:val="006A08C5"/>
    <w:rsid w:val="006A0A53"/>
    <w:rsid w:val="006A104E"/>
    <w:rsid w:val="006A12EB"/>
    <w:rsid w:val="006A155E"/>
    <w:rsid w:val="006A1C61"/>
    <w:rsid w:val="006A1C6B"/>
    <w:rsid w:val="006A2158"/>
    <w:rsid w:val="006A2570"/>
    <w:rsid w:val="006A29C3"/>
    <w:rsid w:val="006A2AA8"/>
    <w:rsid w:val="006A2D53"/>
    <w:rsid w:val="006A3217"/>
    <w:rsid w:val="006A3774"/>
    <w:rsid w:val="006A3B82"/>
    <w:rsid w:val="006A40A1"/>
    <w:rsid w:val="006A40D2"/>
    <w:rsid w:val="006A4258"/>
    <w:rsid w:val="006A46B8"/>
    <w:rsid w:val="006A4B8F"/>
    <w:rsid w:val="006A4C33"/>
    <w:rsid w:val="006A4E4B"/>
    <w:rsid w:val="006A5006"/>
    <w:rsid w:val="006A594D"/>
    <w:rsid w:val="006A5CF3"/>
    <w:rsid w:val="006A5FE5"/>
    <w:rsid w:val="006A604D"/>
    <w:rsid w:val="006A60AD"/>
    <w:rsid w:val="006A6183"/>
    <w:rsid w:val="006A660C"/>
    <w:rsid w:val="006A68FF"/>
    <w:rsid w:val="006A6A8F"/>
    <w:rsid w:val="006A6ACF"/>
    <w:rsid w:val="006A6BB0"/>
    <w:rsid w:val="006A6D0C"/>
    <w:rsid w:val="006A6F4F"/>
    <w:rsid w:val="006A7228"/>
    <w:rsid w:val="006A7554"/>
    <w:rsid w:val="006A77D1"/>
    <w:rsid w:val="006A7BB3"/>
    <w:rsid w:val="006A7BE5"/>
    <w:rsid w:val="006A7DBA"/>
    <w:rsid w:val="006A7E5C"/>
    <w:rsid w:val="006B01CF"/>
    <w:rsid w:val="006B0465"/>
    <w:rsid w:val="006B079E"/>
    <w:rsid w:val="006B0D6A"/>
    <w:rsid w:val="006B0D9F"/>
    <w:rsid w:val="006B0DBA"/>
    <w:rsid w:val="006B0E01"/>
    <w:rsid w:val="006B0E94"/>
    <w:rsid w:val="006B0EDA"/>
    <w:rsid w:val="006B11DB"/>
    <w:rsid w:val="006B133F"/>
    <w:rsid w:val="006B1D8F"/>
    <w:rsid w:val="006B1E6C"/>
    <w:rsid w:val="006B2087"/>
    <w:rsid w:val="006B2B46"/>
    <w:rsid w:val="006B2E2E"/>
    <w:rsid w:val="006B3054"/>
    <w:rsid w:val="006B3404"/>
    <w:rsid w:val="006B3632"/>
    <w:rsid w:val="006B3C82"/>
    <w:rsid w:val="006B3CCF"/>
    <w:rsid w:val="006B3D66"/>
    <w:rsid w:val="006B3F0D"/>
    <w:rsid w:val="006B4566"/>
    <w:rsid w:val="006B491E"/>
    <w:rsid w:val="006B4A0F"/>
    <w:rsid w:val="006B4DD8"/>
    <w:rsid w:val="006B4E3C"/>
    <w:rsid w:val="006B4ECE"/>
    <w:rsid w:val="006B5189"/>
    <w:rsid w:val="006B5B0B"/>
    <w:rsid w:val="006B5B62"/>
    <w:rsid w:val="006B5B91"/>
    <w:rsid w:val="006B5BA4"/>
    <w:rsid w:val="006B6281"/>
    <w:rsid w:val="006B63FE"/>
    <w:rsid w:val="006B662B"/>
    <w:rsid w:val="006B6B37"/>
    <w:rsid w:val="006B6B50"/>
    <w:rsid w:val="006B6C8F"/>
    <w:rsid w:val="006B6D2F"/>
    <w:rsid w:val="006B6DC0"/>
    <w:rsid w:val="006B6F7B"/>
    <w:rsid w:val="006B70CF"/>
    <w:rsid w:val="006B7523"/>
    <w:rsid w:val="006B7750"/>
    <w:rsid w:val="006B7A7D"/>
    <w:rsid w:val="006B7D46"/>
    <w:rsid w:val="006B7D68"/>
    <w:rsid w:val="006B7E64"/>
    <w:rsid w:val="006B7F95"/>
    <w:rsid w:val="006C0CF9"/>
    <w:rsid w:val="006C1058"/>
    <w:rsid w:val="006C1135"/>
    <w:rsid w:val="006C11C6"/>
    <w:rsid w:val="006C1270"/>
    <w:rsid w:val="006C1280"/>
    <w:rsid w:val="006C15CA"/>
    <w:rsid w:val="006C18F0"/>
    <w:rsid w:val="006C1944"/>
    <w:rsid w:val="006C19A1"/>
    <w:rsid w:val="006C22A0"/>
    <w:rsid w:val="006C28DD"/>
    <w:rsid w:val="006C28EA"/>
    <w:rsid w:val="006C2AE0"/>
    <w:rsid w:val="006C2CB6"/>
    <w:rsid w:val="006C2D53"/>
    <w:rsid w:val="006C2E8C"/>
    <w:rsid w:val="006C3097"/>
    <w:rsid w:val="006C31AB"/>
    <w:rsid w:val="006C3525"/>
    <w:rsid w:val="006C38D8"/>
    <w:rsid w:val="006C3A5A"/>
    <w:rsid w:val="006C3D3D"/>
    <w:rsid w:val="006C3E20"/>
    <w:rsid w:val="006C3E6A"/>
    <w:rsid w:val="006C3E90"/>
    <w:rsid w:val="006C3F57"/>
    <w:rsid w:val="006C4144"/>
    <w:rsid w:val="006C4413"/>
    <w:rsid w:val="006C444E"/>
    <w:rsid w:val="006C4593"/>
    <w:rsid w:val="006C4F81"/>
    <w:rsid w:val="006C4FC4"/>
    <w:rsid w:val="006C5163"/>
    <w:rsid w:val="006C5507"/>
    <w:rsid w:val="006C58BB"/>
    <w:rsid w:val="006C5937"/>
    <w:rsid w:val="006C6730"/>
    <w:rsid w:val="006C6845"/>
    <w:rsid w:val="006C6D93"/>
    <w:rsid w:val="006C6DA5"/>
    <w:rsid w:val="006C7454"/>
    <w:rsid w:val="006C75C8"/>
    <w:rsid w:val="006C7B9C"/>
    <w:rsid w:val="006C7EBA"/>
    <w:rsid w:val="006C7F27"/>
    <w:rsid w:val="006C7F39"/>
    <w:rsid w:val="006D0061"/>
    <w:rsid w:val="006D011B"/>
    <w:rsid w:val="006D01EF"/>
    <w:rsid w:val="006D0204"/>
    <w:rsid w:val="006D0524"/>
    <w:rsid w:val="006D0803"/>
    <w:rsid w:val="006D09F1"/>
    <w:rsid w:val="006D0D18"/>
    <w:rsid w:val="006D0ED9"/>
    <w:rsid w:val="006D14B8"/>
    <w:rsid w:val="006D17DC"/>
    <w:rsid w:val="006D1B56"/>
    <w:rsid w:val="006D1CE0"/>
    <w:rsid w:val="006D244B"/>
    <w:rsid w:val="006D25A1"/>
    <w:rsid w:val="006D35EF"/>
    <w:rsid w:val="006D3907"/>
    <w:rsid w:val="006D3A7E"/>
    <w:rsid w:val="006D3F62"/>
    <w:rsid w:val="006D404A"/>
    <w:rsid w:val="006D4348"/>
    <w:rsid w:val="006D4476"/>
    <w:rsid w:val="006D45D8"/>
    <w:rsid w:val="006D46E7"/>
    <w:rsid w:val="006D4ED3"/>
    <w:rsid w:val="006D51DF"/>
    <w:rsid w:val="006D53EB"/>
    <w:rsid w:val="006D5610"/>
    <w:rsid w:val="006D57A8"/>
    <w:rsid w:val="006D57D1"/>
    <w:rsid w:val="006D5C22"/>
    <w:rsid w:val="006D6621"/>
    <w:rsid w:val="006D6659"/>
    <w:rsid w:val="006D66C7"/>
    <w:rsid w:val="006D66D8"/>
    <w:rsid w:val="006D7AB6"/>
    <w:rsid w:val="006D7DE0"/>
    <w:rsid w:val="006D7F28"/>
    <w:rsid w:val="006DB4D0"/>
    <w:rsid w:val="006E04C9"/>
    <w:rsid w:val="006E0904"/>
    <w:rsid w:val="006E0922"/>
    <w:rsid w:val="006E09BC"/>
    <w:rsid w:val="006E1035"/>
    <w:rsid w:val="006E1681"/>
    <w:rsid w:val="006E1762"/>
    <w:rsid w:val="006E1896"/>
    <w:rsid w:val="006E19A3"/>
    <w:rsid w:val="006E1DC5"/>
    <w:rsid w:val="006E1E8D"/>
    <w:rsid w:val="006E20B1"/>
    <w:rsid w:val="006E20BE"/>
    <w:rsid w:val="006E20F3"/>
    <w:rsid w:val="006E230F"/>
    <w:rsid w:val="006E2563"/>
    <w:rsid w:val="006E25C2"/>
    <w:rsid w:val="006E2898"/>
    <w:rsid w:val="006E2945"/>
    <w:rsid w:val="006E2957"/>
    <w:rsid w:val="006E2CA2"/>
    <w:rsid w:val="006E2FF1"/>
    <w:rsid w:val="006E3007"/>
    <w:rsid w:val="006E37D1"/>
    <w:rsid w:val="006E3BFF"/>
    <w:rsid w:val="006E4167"/>
    <w:rsid w:val="006E4A6B"/>
    <w:rsid w:val="006E4B04"/>
    <w:rsid w:val="006E4C50"/>
    <w:rsid w:val="006E4CE5"/>
    <w:rsid w:val="006E4E6C"/>
    <w:rsid w:val="006E4E79"/>
    <w:rsid w:val="006E5383"/>
    <w:rsid w:val="006E54FD"/>
    <w:rsid w:val="006E574E"/>
    <w:rsid w:val="006E5C75"/>
    <w:rsid w:val="006E5F36"/>
    <w:rsid w:val="006E650B"/>
    <w:rsid w:val="006E6952"/>
    <w:rsid w:val="006E6D11"/>
    <w:rsid w:val="006E6DFA"/>
    <w:rsid w:val="006E6FFC"/>
    <w:rsid w:val="006E74EF"/>
    <w:rsid w:val="006E7A47"/>
    <w:rsid w:val="006E7AD3"/>
    <w:rsid w:val="006E7D86"/>
    <w:rsid w:val="006E7E3A"/>
    <w:rsid w:val="006E7EB0"/>
    <w:rsid w:val="006F0018"/>
    <w:rsid w:val="006F035E"/>
    <w:rsid w:val="006F06C0"/>
    <w:rsid w:val="006F0D7D"/>
    <w:rsid w:val="006F0EF5"/>
    <w:rsid w:val="006F125F"/>
    <w:rsid w:val="006F1750"/>
    <w:rsid w:val="006F1C2A"/>
    <w:rsid w:val="006F20E9"/>
    <w:rsid w:val="006F2273"/>
    <w:rsid w:val="006F2307"/>
    <w:rsid w:val="006F23C2"/>
    <w:rsid w:val="006F2413"/>
    <w:rsid w:val="006F26D8"/>
    <w:rsid w:val="006F27B7"/>
    <w:rsid w:val="006F2879"/>
    <w:rsid w:val="006F28B7"/>
    <w:rsid w:val="006F31CD"/>
    <w:rsid w:val="006F31F6"/>
    <w:rsid w:val="006F3331"/>
    <w:rsid w:val="006F3442"/>
    <w:rsid w:val="006F3465"/>
    <w:rsid w:val="006F3541"/>
    <w:rsid w:val="006F360E"/>
    <w:rsid w:val="006F36ED"/>
    <w:rsid w:val="006F3764"/>
    <w:rsid w:val="006F3888"/>
    <w:rsid w:val="006F4222"/>
    <w:rsid w:val="006F42BD"/>
    <w:rsid w:val="006F4577"/>
    <w:rsid w:val="006F46ED"/>
    <w:rsid w:val="006F475B"/>
    <w:rsid w:val="006F4B0E"/>
    <w:rsid w:val="006F4CFA"/>
    <w:rsid w:val="006F4E1B"/>
    <w:rsid w:val="006F505A"/>
    <w:rsid w:val="006F534F"/>
    <w:rsid w:val="006F5613"/>
    <w:rsid w:val="006F57F3"/>
    <w:rsid w:val="006F5F8F"/>
    <w:rsid w:val="006F6353"/>
    <w:rsid w:val="006F64CA"/>
    <w:rsid w:val="006F64D8"/>
    <w:rsid w:val="006F66A1"/>
    <w:rsid w:val="006F66A8"/>
    <w:rsid w:val="006F67B0"/>
    <w:rsid w:val="006F6D01"/>
    <w:rsid w:val="006F6D4B"/>
    <w:rsid w:val="006F700A"/>
    <w:rsid w:val="006F7049"/>
    <w:rsid w:val="006F7761"/>
    <w:rsid w:val="006F789E"/>
    <w:rsid w:val="006F793E"/>
    <w:rsid w:val="006F7A2B"/>
    <w:rsid w:val="006F7A8D"/>
    <w:rsid w:val="006F7D4C"/>
    <w:rsid w:val="006F7E86"/>
    <w:rsid w:val="0070002F"/>
    <w:rsid w:val="00700387"/>
    <w:rsid w:val="00700498"/>
    <w:rsid w:val="00700676"/>
    <w:rsid w:val="00700C20"/>
    <w:rsid w:val="00700D35"/>
    <w:rsid w:val="0070106F"/>
    <w:rsid w:val="0070141A"/>
    <w:rsid w:val="007019F5"/>
    <w:rsid w:val="00701AA9"/>
    <w:rsid w:val="00701BB2"/>
    <w:rsid w:val="007020E6"/>
    <w:rsid w:val="00702144"/>
    <w:rsid w:val="00702239"/>
    <w:rsid w:val="007022D9"/>
    <w:rsid w:val="0070235A"/>
    <w:rsid w:val="0070243C"/>
    <w:rsid w:val="00702D58"/>
    <w:rsid w:val="00703086"/>
    <w:rsid w:val="00703BE6"/>
    <w:rsid w:val="00703C22"/>
    <w:rsid w:val="00703E37"/>
    <w:rsid w:val="00703F50"/>
    <w:rsid w:val="00704193"/>
    <w:rsid w:val="007043B0"/>
    <w:rsid w:val="007044FF"/>
    <w:rsid w:val="00704722"/>
    <w:rsid w:val="00704B09"/>
    <w:rsid w:val="00704BB2"/>
    <w:rsid w:val="00704D37"/>
    <w:rsid w:val="00704D47"/>
    <w:rsid w:val="00704E68"/>
    <w:rsid w:val="00704E98"/>
    <w:rsid w:val="007050E8"/>
    <w:rsid w:val="00705114"/>
    <w:rsid w:val="007056AB"/>
    <w:rsid w:val="00705C83"/>
    <w:rsid w:val="00705EA5"/>
    <w:rsid w:val="00706081"/>
    <w:rsid w:val="00706087"/>
    <w:rsid w:val="00706376"/>
    <w:rsid w:val="00706445"/>
    <w:rsid w:val="0070647D"/>
    <w:rsid w:val="00706AB2"/>
    <w:rsid w:val="00706D15"/>
    <w:rsid w:val="00706E19"/>
    <w:rsid w:val="00706E2A"/>
    <w:rsid w:val="0070799C"/>
    <w:rsid w:val="007079D9"/>
    <w:rsid w:val="00707B2F"/>
    <w:rsid w:val="00707B9E"/>
    <w:rsid w:val="0071018D"/>
    <w:rsid w:val="00710897"/>
    <w:rsid w:val="00710943"/>
    <w:rsid w:val="007109C3"/>
    <w:rsid w:val="00710B2F"/>
    <w:rsid w:val="00710B48"/>
    <w:rsid w:val="00710C8E"/>
    <w:rsid w:val="0071148E"/>
    <w:rsid w:val="007116F7"/>
    <w:rsid w:val="0071183C"/>
    <w:rsid w:val="00711BD8"/>
    <w:rsid w:val="00711C5A"/>
    <w:rsid w:val="00711CA4"/>
    <w:rsid w:val="00711D42"/>
    <w:rsid w:val="007123F7"/>
    <w:rsid w:val="0071245C"/>
    <w:rsid w:val="00712530"/>
    <w:rsid w:val="00712638"/>
    <w:rsid w:val="007126A1"/>
    <w:rsid w:val="00712E98"/>
    <w:rsid w:val="00712EC7"/>
    <w:rsid w:val="00712FBD"/>
    <w:rsid w:val="007130D0"/>
    <w:rsid w:val="0071334C"/>
    <w:rsid w:val="00713402"/>
    <w:rsid w:val="00713591"/>
    <w:rsid w:val="00713C3C"/>
    <w:rsid w:val="00713E2C"/>
    <w:rsid w:val="00714071"/>
    <w:rsid w:val="0071431C"/>
    <w:rsid w:val="0071446A"/>
    <w:rsid w:val="007144DC"/>
    <w:rsid w:val="00714566"/>
    <w:rsid w:val="00714659"/>
    <w:rsid w:val="0071488E"/>
    <w:rsid w:val="00714BF9"/>
    <w:rsid w:val="00714C28"/>
    <w:rsid w:val="00714D1B"/>
    <w:rsid w:val="00714E23"/>
    <w:rsid w:val="0071509D"/>
    <w:rsid w:val="0071535C"/>
    <w:rsid w:val="007158C9"/>
    <w:rsid w:val="007159F6"/>
    <w:rsid w:val="00715A5A"/>
    <w:rsid w:val="00715AB5"/>
    <w:rsid w:val="00715B14"/>
    <w:rsid w:val="00715C14"/>
    <w:rsid w:val="00715C92"/>
    <w:rsid w:val="0071601E"/>
    <w:rsid w:val="00716285"/>
    <w:rsid w:val="007162DE"/>
    <w:rsid w:val="007163A8"/>
    <w:rsid w:val="0071658F"/>
    <w:rsid w:val="007165AF"/>
    <w:rsid w:val="00716A64"/>
    <w:rsid w:val="00716F07"/>
    <w:rsid w:val="00716F57"/>
    <w:rsid w:val="00717301"/>
    <w:rsid w:val="007173DB"/>
    <w:rsid w:val="0071785B"/>
    <w:rsid w:val="00717866"/>
    <w:rsid w:val="00717871"/>
    <w:rsid w:val="007179BC"/>
    <w:rsid w:val="00717DE6"/>
    <w:rsid w:val="00717FBB"/>
    <w:rsid w:val="00720183"/>
    <w:rsid w:val="007202A1"/>
    <w:rsid w:val="0072048D"/>
    <w:rsid w:val="00720737"/>
    <w:rsid w:val="00720876"/>
    <w:rsid w:val="00720E35"/>
    <w:rsid w:val="00721038"/>
    <w:rsid w:val="0072118D"/>
    <w:rsid w:val="0072142F"/>
    <w:rsid w:val="0072172B"/>
    <w:rsid w:val="007217AE"/>
    <w:rsid w:val="0072180A"/>
    <w:rsid w:val="00721F9E"/>
    <w:rsid w:val="007221BB"/>
    <w:rsid w:val="0072223B"/>
    <w:rsid w:val="007224C6"/>
    <w:rsid w:val="0072260C"/>
    <w:rsid w:val="00722795"/>
    <w:rsid w:val="007227D8"/>
    <w:rsid w:val="00722A08"/>
    <w:rsid w:val="00722C03"/>
    <w:rsid w:val="0072347A"/>
    <w:rsid w:val="00723AB4"/>
    <w:rsid w:val="00723B40"/>
    <w:rsid w:val="00723B59"/>
    <w:rsid w:val="00723BA5"/>
    <w:rsid w:val="00723C81"/>
    <w:rsid w:val="00723C9B"/>
    <w:rsid w:val="00723DAD"/>
    <w:rsid w:val="00723F00"/>
    <w:rsid w:val="00723F4E"/>
    <w:rsid w:val="0072495A"/>
    <w:rsid w:val="00724A2A"/>
    <w:rsid w:val="00724D00"/>
    <w:rsid w:val="00724DB5"/>
    <w:rsid w:val="00725080"/>
    <w:rsid w:val="0072520D"/>
    <w:rsid w:val="00725298"/>
    <w:rsid w:val="00725482"/>
    <w:rsid w:val="00725A96"/>
    <w:rsid w:val="00725AA9"/>
    <w:rsid w:val="00725BFD"/>
    <w:rsid w:val="00725CB6"/>
    <w:rsid w:val="00725ECC"/>
    <w:rsid w:val="007264DB"/>
    <w:rsid w:val="007267EB"/>
    <w:rsid w:val="007271F9"/>
    <w:rsid w:val="0072773E"/>
    <w:rsid w:val="0072784A"/>
    <w:rsid w:val="00727888"/>
    <w:rsid w:val="007278A6"/>
    <w:rsid w:val="007278FC"/>
    <w:rsid w:val="0073060D"/>
    <w:rsid w:val="007306DA"/>
    <w:rsid w:val="007307F3"/>
    <w:rsid w:val="00730A29"/>
    <w:rsid w:val="00730FE5"/>
    <w:rsid w:val="007311BD"/>
    <w:rsid w:val="007312DD"/>
    <w:rsid w:val="00731666"/>
    <w:rsid w:val="007316BE"/>
    <w:rsid w:val="007318AF"/>
    <w:rsid w:val="0073195C"/>
    <w:rsid w:val="00731D0E"/>
    <w:rsid w:val="00731E9A"/>
    <w:rsid w:val="00732108"/>
    <w:rsid w:val="0073223E"/>
    <w:rsid w:val="0073236D"/>
    <w:rsid w:val="00732E2B"/>
    <w:rsid w:val="00732FF4"/>
    <w:rsid w:val="00733987"/>
    <w:rsid w:val="00733BD5"/>
    <w:rsid w:val="00733F7A"/>
    <w:rsid w:val="0073421E"/>
    <w:rsid w:val="0073437E"/>
    <w:rsid w:val="00734417"/>
    <w:rsid w:val="007346C1"/>
    <w:rsid w:val="0073482B"/>
    <w:rsid w:val="00734953"/>
    <w:rsid w:val="00734991"/>
    <w:rsid w:val="00734B4B"/>
    <w:rsid w:val="00734B94"/>
    <w:rsid w:val="00735102"/>
    <w:rsid w:val="0073527F"/>
    <w:rsid w:val="00735502"/>
    <w:rsid w:val="00735566"/>
    <w:rsid w:val="0073561B"/>
    <w:rsid w:val="007357A6"/>
    <w:rsid w:val="00735A1E"/>
    <w:rsid w:val="00735BAD"/>
    <w:rsid w:val="00736132"/>
    <w:rsid w:val="007366D7"/>
    <w:rsid w:val="00736FC0"/>
    <w:rsid w:val="00737049"/>
    <w:rsid w:val="007370AD"/>
    <w:rsid w:val="007370EA"/>
    <w:rsid w:val="0073727A"/>
    <w:rsid w:val="00737377"/>
    <w:rsid w:val="00737DD6"/>
    <w:rsid w:val="0074015D"/>
    <w:rsid w:val="00740166"/>
    <w:rsid w:val="00740311"/>
    <w:rsid w:val="007405B2"/>
    <w:rsid w:val="007407F7"/>
    <w:rsid w:val="00740917"/>
    <w:rsid w:val="00741197"/>
    <w:rsid w:val="0074123E"/>
    <w:rsid w:val="0074140E"/>
    <w:rsid w:val="00741426"/>
    <w:rsid w:val="00741519"/>
    <w:rsid w:val="00741808"/>
    <w:rsid w:val="00741D70"/>
    <w:rsid w:val="00741D78"/>
    <w:rsid w:val="00741E50"/>
    <w:rsid w:val="0074207B"/>
    <w:rsid w:val="007424C0"/>
    <w:rsid w:val="00742836"/>
    <w:rsid w:val="007428DC"/>
    <w:rsid w:val="007428FA"/>
    <w:rsid w:val="00742978"/>
    <w:rsid w:val="00742980"/>
    <w:rsid w:val="0074298E"/>
    <w:rsid w:val="0074336A"/>
    <w:rsid w:val="0074343F"/>
    <w:rsid w:val="0074358F"/>
    <w:rsid w:val="00743B5F"/>
    <w:rsid w:val="00744066"/>
    <w:rsid w:val="007444F1"/>
    <w:rsid w:val="00744962"/>
    <w:rsid w:val="00744D0D"/>
    <w:rsid w:val="00745111"/>
    <w:rsid w:val="0074518B"/>
    <w:rsid w:val="007451BB"/>
    <w:rsid w:val="00745548"/>
    <w:rsid w:val="007455E2"/>
    <w:rsid w:val="00745685"/>
    <w:rsid w:val="00745790"/>
    <w:rsid w:val="007459F2"/>
    <w:rsid w:val="00745AA7"/>
    <w:rsid w:val="00745F75"/>
    <w:rsid w:val="007461CE"/>
    <w:rsid w:val="0074657D"/>
    <w:rsid w:val="0074693D"/>
    <w:rsid w:val="00746C9E"/>
    <w:rsid w:val="00746D3C"/>
    <w:rsid w:val="00746FB8"/>
    <w:rsid w:val="00747097"/>
    <w:rsid w:val="00747193"/>
    <w:rsid w:val="0074724C"/>
    <w:rsid w:val="00747294"/>
    <w:rsid w:val="0074729F"/>
    <w:rsid w:val="00747387"/>
    <w:rsid w:val="0074777A"/>
    <w:rsid w:val="007477AD"/>
    <w:rsid w:val="00747B7A"/>
    <w:rsid w:val="00747FB7"/>
    <w:rsid w:val="007500BA"/>
    <w:rsid w:val="007504E7"/>
    <w:rsid w:val="00750509"/>
    <w:rsid w:val="00750768"/>
    <w:rsid w:val="00750C9E"/>
    <w:rsid w:val="00750F18"/>
    <w:rsid w:val="00750FFE"/>
    <w:rsid w:val="00751249"/>
    <w:rsid w:val="0075163C"/>
    <w:rsid w:val="0075189F"/>
    <w:rsid w:val="00751943"/>
    <w:rsid w:val="00751ABC"/>
    <w:rsid w:val="00751B73"/>
    <w:rsid w:val="00751C62"/>
    <w:rsid w:val="00751D57"/>
    <w:rsid w:val="00751E8A"/>
    <w:rsid w:val="00752B8B"/>
    <w:rsid w:val="00752F5E"/>
    <w:rsid w:val="007533A2"/>
    <w:rsid w:val="00753808"/>
    <w:rsid w:val="00753FD8"/>
    <w:rsid w:val="0075425E"/>
    <w:rsid w:val="007542B7"/>
    <w:rsid w:val="00754312"/>
    <w:rsid w:val="0075464B"/>
    <w:rsid w:val="00754658"/>
    <w:rsid w:val="00754C06"/>
    <w:rsid w:val="00755235"/>
    <w:rsid w:val="007552A0"/>
    <w:rsid w:val="0075584C"/>
    <w:rsid w:val="00755D5D"/>
    <w:rsid w:val="00755D82"/>
    <w:rsid w:val="00755E48"/>
    <w:rsid w:val="00755E4D"/>
    <w:rsid w:val="00756191"/>
    <w:rsid w:val="007563AE"/>
    <w:rsid w:val="007563F5"/>
    <w:rsid w:val="0075647F"/>
    <w:rsid w:val="007567D0"/>
    <w:rsid w:val="00757116"/>
    <w:rsid w:val="007575D6"/>
    <w:rsid w:val="00757856"/>
    <w:rsid w:val="00757B79"/>
    <w:rsid w:val="00757D5E"/>
    <w:rsid w:val="00757E26"/>
    <w:rsid w:val="00757FB0"/>
    <w:rsid w:val="007609CE"/>
    <w:rsid w:val="00760AD1"/>
    <w:rsid w:val="00760BA5"/>
    <w:rsid w:val="00760D50"/>
    <w:rsid w:val="00760DB9"/>
    <w:rsid w:val="0076144F"/>
    <w:rsid w:val="00761456"/>
    <w:rsid w:val="0076167E"/>
    <w:rsid w:val="007619BB"/>
    <w:rsid w:val="00761AF4"/>
    <w:rsid w:val="00761AFB"/>
    <w:rsid w:val="00761C80"/>
    <w:rsid w:val="00762144"/>
    <w:rsid w:val="007624E5"/>
    <w:rsid w:val="0076268E"/>
    <w:rsid w:val="00762997"/>
    <w:rsid w:val="00762B00"/>
    <w:rsid w:val="00762DD1"/>
    <w:rsid w:val="00762F14"/>
    <w:rsid w:val="0076308E"/>
    <w:rsid w:val="00763B83"/>
    <w:rsid w:val="00763CE8"/>
    <w:rsid w:val="00764210"/>
    <w:rsid w:val="00764271"/>
    <w:rsid w:val="007647AB"/>
    <w:rsid w:val="00764886"/>
    <w:rsid w:val="007649D3"/>
    <w:rsid w:val="00764BB8"/>
    <w:rsid w:val="00764C71"/>
    <w:rsid w:val="00764CD5"/>
    <w:rsid w:val="00764D1F"/>
    <w:rsid w:val="00764F03"/>
    <w:rsid w:val="007651FC"/>
    <w:rsid w:val="00765357"/>
    <w:rsid w:val="007657A4"/>
    <w:rsid w:val="00765948"/>
    <w:rsid w:val="00765D8B"/>
    <w:rsid w:val="00765F2A"/>
    <w:rsid w:val="00766468"/>
    <w:rsid w:val="0076647D"/>
    <w:rsid w:val="007665C3"/>
    <w:rsid w:val="00766643"/>
    <w:rsid w:val="00766B35"/>
    <w:rsid w:val="00766E3C"/>
    <w:rsid w:val="00767131"/>
    <w:rsid w:val="00767180"/>
    <w:rsid w:val="0076731C"/>
    <w:rsid w:val="007675C2"/>
    <w:rsid w:val="00767BF9"/>
    <w:rsid w:val="00767D84"/>
    <w:rsid w:val="00767E4A"/>
    <w:rsid w:val="00767E51"/>
    <w:rsid w:val="00770250"/>
    <w:rsid w:val="007705B6"/>
    <w:rsid w:val="00770703"/>
    <w:rsid w:val="00770726"/>
    <w:rsid w:val="00770912"/>
    <w:rsid w:val="00770F7E"/>
    <w:rsid w:val="00771603"/>
    <w:rsid w:val="007716D1"/>
    <w:rsid w:val="00771784"/>
    <w:rsid w:val="00771863"/>
    <w:rsid w:val="00772109"/>
    <w:rsid w:val="0077243D"/>
    <w:rsid w:val="007728ED"/>
    <w:rsid w:val="00772982"/>
    <w:rsid w:val="00773072"/>
    <w:rsid w:val="00773375"/>
    <w:rsid w:val="007734C1"/>
    <w:rsid w:val="007734F5"/>
    <w:rsid w:val="007735AC"/>
    <w:rsid w:val="007738F1"/>
    <w:rsid w:val="00773AE2"/>
    <w:rsid w:val="00773EAC"/>
    <w:rsid w:val="00774265"/>
    <w:rsid w:val="00774276"/>
    <w:rsid w:val="00774642"/>
    <w:rsid w:val="00774839"/>
    <w:rsid w:val="00774AC7"/>
    <w:rsid w:val="00774ED1"/>
    <w:rsid w:val="00775076"/>
    <w:rsid w:val="007751BC"/>
    <w:rsid w:val="007753B7"/>
    <w:rsid w:val="007753D1"/>
    <w:rsid w:val="007756CB"/>
    <w:rsid w:val="0077572F"/>
    <w:rsid w:val="00775833"/>
    <w:rsid w:val="007759C3"/>
    <w:rsid w:val="00775D52"/>
    <w:rsid w:val="0077623D"/>
    <w:rsid w:val="007766A4"/>
    <w:rsid w:val="00776C7E"/>
    <w:rsid w:val="00776CE8"/>
    <w:rsid w:val="0077711C"/>
    <w:rsid w:val="007778D8"/>
    <w:rsid w:val="00777911"/>
    <w:rsid w:val="007779F3"/>
    <w:rsid w:val="00777C00"/>
    <w:rsid w:val="00777D24"/>
    <w:rsid w:val="00777E98"/>
    <w:rsid w:val="00777F4D"/>
    <w:rsid w:val="00777FDE"/>
    <w:rsid w:val="0078010F"/>
    <w:rsid w:val="00780169"/>
    <w:rsid w:val="00780447"/>
    <w:rsid w:val="0078061C"/>
    <w:rsid w:val="00780B34"/>
    <w:rsid w:val="00780B7C"/>
    <w:rsid w:val="00780C18"/>
    <w:rsid w:val="00780E51"/>
    <w:rsid w:val="00780E7E"/>
    <w:rsid w:val="00780EBC"/>
    <w:rsid w:val="007813DB"/>
    <w:rsid w:val="00781565"/>
    <w:rsid w:val="00781884"/>
    <w:rsid w:val="00781C85"/>
    <w:rsid w:val="00781F37"/>
    <w:rsid w:val="00781F92"/>
    <w:rsid w:val="00782223"/>
    <w:rsid w:val="0078231B"/>
    <w:rsid w:val="0078234B"/>
    <w:rsid w:val="00782661"/>
    <w:rsid w:val="0078291D"/>
    <w:rsid w:val="00782ADE"/>
    <w:rsid w:val="0078301D"/>
    <w:rsid w:val="00784833"/>
    <w:rsid w:val="00784996"/>
    <w:rsid w:val="00784A13"/>
    <w:rsid w:val="00784BF9"/>
    <w:rsid w:val="0078513C"/>
    <w:rsid w:val="007851AD"/>
    <w:rsid w:val="007851B6"/>
    <w:rsid w:val="007852BD"/>
    <w:rsid w:val="0078534B"/>
    <w:rsid w:val="0078548D"/>
    <w:rsid w:val="00785DBD"/>
    <w:rsid w:val="00785E06"/>
    <w:rsid w:val="007865B2"/>
    <w:rsid w:val="00787765"/>
    <w:rsid w:val="00787EA3"/>
    <w:rsid w:val="00787EE6"/>
    <w:rsid w:val="00790338"/>
    <w:rsid w:val="00790366"/>
    <w:rsid w:val="007904A8"/>
    <w:rsid w:val="00790F59"/>
    <w:rsid w:val="00790F80"/>
    <w:rsid w:val="007911BF"/>
    <w:rsid w:val="00791ABD"/>
    <w:rsid w:val="00791E4C"/>
    <w:rsid w:val="0079228B"/>
    <w:rsid w:val="00792800"/>
    <w:rsid w:val="00792B03"/>
    <w:rsid w:val="00792BB8"/>
    <w:rsid w:val="007930B4"/>
    <w:rsid w:val="00793125"/>
    <w:rsid w:val="00793C27"/>
    <w:rsid w:val="00793C73"/>
    <w:rsid w:val="007941B1"/>
    <w:rsid w:val="0079479C"/>
    <w:rsid w:val="007948B1"/>
    <w:rsid w:val="00794A3A"/>
    <w:rsid w:val="00794C9F"/>
    <w:rsid w:val="007957E8"/>
    <w:rsid w:val="00795851"/>
    <w:rsid w:val="00795C4E"/>
    <w:rsid w:val="007963F8"/>
    <w:rsid w:val="007964DB"/>
    <w:rsid w:val="00796899"/>
    <w:rsid w:val="00796999"/>
    <w:rsid w:val="00796A2F"/>
    <w:rsid w:val="00796B88"/>
    <w:rsid w:val="00796BEA"/>
    <w:rsid w:val="007970AA"/>
    <w:rsid w:val="007973AD"/>
    <w:rsid w:val="0079742C"/>
    <w:rsid w:val="00797827"/>
    <w:rsid w:val="00797A98"/>
    <w:rsid w:val="00797BE0"/>
    <w:rsid w:val="00797C1F"/>
    <w:rsid w:val="00797C94"/>
    <w:rsid w:val="00797EDC"/>
    <w:rsid w:val="007A015D"/>
    <w:rsid w:val="007A01F2"/>
    <w:rsid w:val="007A050A"/>
    <w:rsid w:val="007A08E9"/>
    <w:rsid w:val="007A09AE"/>
    <w:rsid w:val="007A09C5"/>
    <w:rsid w:val="007A0A41"/>
    <w:rsid w:val="007A0DA0"/>
    <w:rsid w:val="007A1384"/>
    <w:rsid w:val="007A141C"/>
    <w:rsid w:val="007A17C3"/>
    <w:rsid w:val="007A1E15"/>
    <w:rsid w:val="007A1E5B"/>
    <w:rsid w:val="007A1F45"/>
    <w:rsid w:val="007A2208"/>
    <w:rsid w:val="007A2232"/>
    <w:rsid w:val="007A2777"/>
    <w:rsid w:val="007A27F2"/>
    <w:rsid w:val="007A2C42"/>
    <w:rsid w:val="007A30AD"/>
    <w:rsid w:val="007A31CA"/>
    <w:rsid w:val="007A33C6"/>
    <w:rsid w:val="007A34B9"/>
    <w:rsid w:val="007A37AE"/>
    <w:rsid w:val="007A3ADB"/>
    <w:rsid w:val="007A3C9E"/>
    <w:rsid w:val="007A3EC7"/>
    <w:rsid w:val="007A4121"/>
    <w:rsid w:val="007A41FA"/>
    <w:rsid w:val="007A421B"/>
    <w:rsid w:val="007A449F"/>
    <w:rsid w:val="007A4ECF"/>
    <w:rsid w:val="007A508B"/>
    <w:rsid w:val="007A5500"/>
    <w:rsid w:val="007A5918"/>
    <w:rsid w:val="007A5A55"/>
    <w:rsid w:val="007A5CE7"/>
    <w:rsid w:val="007A5E4E"/>
    <w:rsid w:val="007A623F"/>
    <w:rsid w:val="007A628C"/>
    <w:rsid w:val="007A6A1D"/>
    <w:rsid w:val="007A6C26"/>
    <w:rsid w:val="007A7634"/>
    <w:rsid w:val="007A781C"/>
    <w:rsid w:val="007A7A3A"/>
    <w:rsid w:val="007A7D64"/>
    <w:rsid w:val="007A7E9C"/>
    <w:rsid w:val="007B01A1"/>
    <w:rsid w:val="007B0256"/>
    <w:rsid w:val="007B049F"/>
    <w:rsid w:val="007B06B2"/>
    <w:rsid w:val="007B07B4"/>
    <w:rsid w:val="007B0A2D"/>
    <w:rsid w:val="007B0A87"/>
    <w:rsid w:val="007B0ADE"/>
    <w:rsid w:val="007B0DD3"/>
    <w:rsid w:val="007B1396"/>
    <w:rsid w:val="007B1C96"/>
    <w:rsid w:val="007B1DAC"/>
    <w:rsid w:val="007B1E99"/>
    <w:rsid w:val="007B1F3B"/>
    <w:rsid w:val="007B252D"/>
    <w:rsid w:val="007B25AD"/>
    <w:rsid w:val="007B33D5"/>
    <w:rsid w:val="007B3B98"/>
    <w:rsid w:val="007B3F79"/>
    <w:rsid w:val="007B4955"/>
    <w:rsid w:val="007B4EF9"/>
    <w:rsid w:val="007B50D6"/>
    <w:rsid w:val="007B531A"/>
    <w:rsid w:val="007B54AA"/>
    <w:rsid w:val="007B610B"/>
    <w:rsid w:val="007B62EC"/>
    <w:rsid w:val="007B62F4"/>
    <w:rsid w:val="007B6514"/>
    <w:rsid w:val="007B6823"/>
    <w:rsid w:val="007B6A26"/>
    <w:rsid w:val="007B6CDD"/>
    <w:rsid w:val="007B70AB"/>
    <w:rsid w:val="007B78B7"/>
    <w:rsid w:val="007B7C07"/>
    <w:rsid w:val="007B7D41"/>
    <w:rsid w:val="007B7F68"/>
    <w:rsid w:val="007C00A7"/>
    <w:rsid w:val="007C0219"/>
    <w:rsid w:val="007C02B5"/>
    <w:rsid w:val="007C0604"/>
    <w:rsid w:val="007C0621"/>
    <w:rsid w:val="007C0981"/>
    <w:rsid w:val="007C0D10"/>
    <w:rsid w:val="007C0D82"/>
    <w:rsid w:val="007C0E4C"/>
    <w:rsid w:val="007C1090"/>
    <w:rsid w:val="007C1333"/>
    <w:rsid w:val="007C13C9"/>
    <w:rsid w:val="007C13F3"/>
    <w:rsid w:val="007C1C79"/>
    <w:rsid w:val="007C1D07"/>
    <w:rsid w:val="007C1E7F"/>
    <w:rsid w:val="007C1F57"/>
    <w:rsid w:val="007C1FA4"/>
    <w:rsid w:val="007C23FB"/>
    <w:rsid w:val="007C251A"/>
    <w:rsid w:val="007C2533"/>
    <w:rsid w:val="007C2807"/>
    <w:rsid w:val="007C2BC7"/>
    <w:rsid w:val="007C2DA7"/>
    <w:rsid w:val="007C3145"/>
    <w:rsid w:val="007C3425"/>
    <w:rsid w:val="007C36E6"/>
    <w:rsid w:val="007C3930"/>
    <w:rsid w:val="007C3A2A"/>
    <w:rsid w:val="007C3AEE"/>
    <w:rsid w:val="007C3CF2"/>
    <w:rsid w:val="007C4450"/>
    <w:rsid w:val="007C45F6"/>
    <w:rsid w:val="007C4685"/>
    <w:rsid w:val="007C4C97"/>
    <w:rsid w:val="007C4DDB"/>
    <w:rsid w:val="007C4E58"/>
    <w:rsid w:val="007C5153"/>
    <w:rsid w:val="007C53C4"/>
    <w:rsid w:val="007C5BA6"/>
    <w:rsid w:val="007C5BB3"/>
    <w:rsid w:val="007C5C0F"/>
    <w:rsid w:val="007C5C1D"/>
    <w:rsid w:val="007C5F7B"/>
    <w:rsid w:val="007C678B"/>
    <w:rsid w:val="007C6804"/>
    <w:rsid w:val="007C72EB"/>
    <w:rsid w:val="007C734D"/>
    <w:rsid w:val="007C735C"/>
    <w:rsid w:val="007C740C"/>
    <w:rsid w:val="007C7594"/>
    <w:rsid w:val="007C7708"/>
    <w:rsid w:val="007C791B"/>
    <w:rsid w:val="007C7966"/>
    <w:rsid w:val="007C7979"/>
    <w:rsid w:val="007C79C3"/>
    <w:rsid w:val="007C7D56"/>
    <w:rsid w:val="007C7FA7"/>
    <w:rsid w:val="007D0296"/>
    <w:rsid w:val="007D0382"/>
    <w:rsid w:val="007D0391"/>
    <w:rsid w:val="007D047F"/>
    <w:rsid w:val="007D0937"/>
    <w:rsid w:val="007D0BE9"/>
    <w:rsid w:val="007D0D37"/>
    <w:rsid w:val="007D0EF5"/>
    <w:rsid w:val="007D101D"/>
    <w:rsid w:val="007D12DE"/>
    <w:rsid w:val="007D1610"/>
    <w:rsid w:val="007D1972"/>
    <w:rsid w:val="007D1E3E"/>
    <w:rsid w:val="007D1E40"/>
    <w:rsid w:val="007D238E"/>
    <w:rsid w:val="007D2B4A"/>
    <w:rsid w:val="007D2E2A"/>
    <w:rsid w:val="007D308A"/>
    <w:rsid w:val="007D34B5"/>
    <w:rsid w:val="007D355B"/>
    <w:rsid w:val="007D36E5"/>
    <w:rsid w:val="007D3AF2"/>
    <w:rsid w:val="007D3C20"/>
    <w:rsid w:val="007D3FC7"/>
    <w:rsid w:val="007D401C"/>
    <w:rsid w:val="007D422F"/>
    <w:rsid w:val="007D4A30"/>
    <w:rsid w:val="007D4F75"/>
    <w:rsid w:val="007D5215"/>
    <w:rsid w:val="007D563C"/>
    <w:rsid w:val="007D5856"/>
    <w:rsid w:val="007D585E"/>
    <w:rsid w:val="007D5B81"/>
    <w:rsid w:val="007D5EC9"/>
    <w:rsid w:val="007D6054"/>
    <w:rsid w:val="007D67F7"/>
    <w:rsid w:val="007D6809"/>
    <w:rsid w:val="007D6CC6"/>
    <w:rsid w:val="007D6CDB"/>
    <w:rsid w:val="007D6F06"/>
    <w:rsid w:val="007D7548"/>
    <w:rsid w:val="007E00AE"/>
    <w:rsid w:val="007E0242"/>
    <w:rsid w:val="007E0276"/>
    <w:rsid w:val="007E0305"/>
    <w:rsid w:val="007E046F"/>
    <w:rsid w:val="007E06CB"/>
    <w:rsid w:val="007E0B3A"/>
    <w:rsid w:val="007E0C7D"/>
    <w:rsid w:val="007E0DB7"/>
    <w:rsid w:val="007E0E46"/>
    <w:rsid w:val="007E0F54"/>
    <w:rsid w:val="007E16D0"/>
    <w:rsid w:val="007E16E3"/>
    <w:rsid w:val="007E1EB3"/>
    <w:rsid w:val="007E1F0E"/>
    <w:rsid w:val="007E20BF"/>
    <w:rsid w:val="007E22CF"/>
    <w:rsid w:val="007E22E2"/>
    <w:rsid w:val="007E2343"/>
    <w:rsid w:val="007E2892"/>
    <w:rsid w:val="007E2E7C"/>
    <w:rsid w:val="007E2EF2"/>
    <w:rsid w:val="007E33AB"/>
    <w:rsid w:val="007E33E6"/>
    <w:rsid w:val="007E348C"/>
    <w:rsid w:val="007E3593"/>
    <w:rsid w:val="007E3804"/>
    <w:rsid w:val="007E384C"/>
    <w:rsid w:val="007E3AF8"/>
    <w:rsid w:val="007E3C24"/>
    <w:rsid w:val="007E3C4A"/>
    <w:rsid w:val="007E3CA1"/>
    <w:rsid w:val="007E3E9B"/>
    <w:rsid w:val="007E41D8"/>
    <w:rsid w:val="007E456D"/>
    <w:rsid w:val="007E4940"/>
    <w:rsid w:val="007E4A92"/>
    <w:rsid w:val="007E4A9E"/>
    <w:rsid w:val="007E4DDA"/>
    <w:rsid w:val="007E5105"/>
    <w:rsid w:val="007E5332"/>
    <w:rsid w:val="007E5641"/>
    <w:rsid w:val="007E5A97"/>
    <w:rsid w:val="007E5BDE"/>
    <w:rsid w:val="007E5C9B"/>
    <w:rsid w:val="007E5DA1"/>
    <w:rsid w:val="007E5E0E"/>
    <w:rsid w:val="007E5F8C"/>
    <w:rsid w:val="007E60F7"/>
    <w:rsid w:val="007E6A74"/>
    <w:rsid w:val="007E6B90"/>
    <w:rsid w:val="007E6B9E"/>
    <w:rsid w:val="007E6C04"/>
    <w:rsid w:val="007E7003"/>
    <w:rsid w:val="007E7050"/>
    <w:rsid w:val="007E7207"/>
    <w:rsid w:val="007E7651"/>
    <w:rsid w:val="007E7C7F"/>
    <w:rsid w:val="007E7CB6"/>
    <w:rsid w:val="007F008B"/>
    <w:rsid w:val="007F00E5"/>
    <w:rsid w:val="007F00F3"/>
    <w:rsid w:val="007F021A"/>
    <w:rsid w:val="007F056E"/>
    <w:rsid w:val="007F067B"/>
    <w:rsid w:val="007F08D1"/>
    <w:rsid w:val="007F099D"/>
    <w:rsid w:val="007F0BB1"/>
    <w:rsid w:val="007F0C2D"/>
    <w:rsid w:val="007F12F5"/>
    <w:rsid w:val="007F15B6"/>
    <w:rsid w:val="007F1C30"/>
    <w:rsid w:val="007F1E54"/>
    <w:rsid w:val="007F1F05"/>
    <w:rsid w:val="007F24F6"/>
    <w:rsid w:val="007F2BD3"/>
    <w:rsid w:val="007F2E5B"/>
    <w:rsid w:val="007F3312"/>
    <w:rsid w:val="007F353A"/>
    <w:rsid w:val="007F38D7"/>
    <w:rsid w:val="007F3963"/>
    <w:rsid w:val="007F3A42"/>
    <w:rsid w:val="007F3B52"/>
    <w:rsid w:val="007F3C5F"/>
    <w:rsid w:val="007F3EDB"/>
    <w:rsid w:val="007F401A"/>
    <w:rsid w:val="007F421A"/>
    <w:rsid w:val="007F4315"/>
    <w:rsid w:val="007F45D2"/>
    <w:rsid w:val="007F460E"/>
    <w:rsid w:val="007F47A2"/>
    <w:rsid w:val="007F4CC8"/>
    <w:rsid w:val="007F4D99"/>
    <w:rsid w:val="007F4F4D"/>
    <w:rsid w:val="007F50DD"/>
    <w:rsid w:val="007F5866"/>
    <w:rsid w:val="007F5C41"/>
    <w:rsid w:val="007F5F19"/>
    <w:rsid w:val="007F5FDC"/>
    <w:rsid w:val="007F6015"/>
    <w:rsid w:val="007F6299"/>
    <w:rsid w:val="007F6742"/>
    <w:rsid w:val="007F697E"/>
    <w:rsid w:val="007F6BCF"/>
    <w:rsid w:val="007F6E7F"/>
    <w:rsid w:val="007F738B"/>
    <w:rsid w:val="007F759D"/>
    <w:rsid w:val="007F76D3"/>
    <w:rsid w:val="007F7CCC"/>
    <w:rsid w:val="007F7E8F"/>
    <w:rsid w:val="00800017"/>
    <w:rsid w:val="008000A7"/>
    <w:rsid w:val="00800323"/>
    <w:rsid w:val="00800912"/>
    <w:rsid w:val="00800AF0"/>
    <w:rsid w:val="00800BA0"/>
    <w:rsid w:val="00801779"/>
    <w:rsid w:val="00801792"/>
    <w:rsid w:val="008018A0"/>
    <w:rsid w:val="008018E8"/>
    <w:rsid w:val="0080191D"/>
    <w:rsid w:val="00801F43"/>
    <w:rsid w:val="00801F6F"/>
    <w:rsid w:val="00801FBE"/>
    <w:rsid w:val="00801FCC"/>
    <w:rsid w:val="008022C6"/>
    <w:rsid w:val="0080236D"/>
    <w:rsid w:val="008026A0"/>
    <w:rsid w:val="008026F4"/>
    <w:rsid w:val="0080271D"/>
    <w:rsid w:val="00802859"/>
    <w:rsid w:val="00802BD4"/>
    <w:rsid w:val="00802E3C"/>
    <w:rsid w:val="00802E3E"/>
    <w:rsid w:val="008031B8"/>
    <w:rsid w:val="00803255"/>
    <w:rsid w:val="008039E8"/>
    <w:rsid w:val="00803C63"/>
    <w:rsid w:val="008043F7"/>
    <w:rsid w:val="0080466E"/>
    <w:rsid w:val="00804946"/>
    <w:rsid w:val="00804AD2"/>
    <w:rsid w:val="00804C80"/>
    <w:rsid w:val="00804F9A"/>
    <w:rsid w:val="0080505D"/>
    <w:rsid w:val="00805191"/>
    <w:rsid w:val="00805343"/>
    <w:rsid w:val="008054DD"/>
    <w:rsid w:val="0080553E"/>
    <w:rsid w:val="0080558E"/>
    <w:rsid w:val="008055FF"/>
    <w:rsid w:val="0080560D"/>
    <w:rsid w:val="008058FC"/>
    <w:rsid w:val="008060C3"/>
    <w:rsid w:val="008060CA"/>
    <w:rsid w:val="0080613C"/>
    <w:rsid w:val="0080616C"/>
    <w:rsid w:val="00806570"/>
    <w:rsid w:val="008065FF"/>
    <w:rsid w:val="00806AF6"/>
    <w:rsid w:val="00806DA9"/>
    <w:rsid w:val="00806F0B"/>
    <w:rsid w:val="00806FB1"/>
    <w:rsid w:val="00807044"/>
    <w:rsid w:val="008072BD"/>
    <w:rsid w:val="00807DEE"/>
    <w:rsid w:val="0081045B"/>
    <w:rsid w:val="008106FD"/>
    <w:rsid w:val="00810B5E"/>
    <w:rsid w:val="00811119"/>
    <w:rsid w:val="0081134F"/>
    <w:rsid w:val="00811391"/>
    <w:rsid w:val="00811740"/>
    <w:rsid w:val="00811819"/>
    <w:rsid w:val="0081235B"/>
    <w:rsid w:val="008124C8"/>
    <w:rsid w:val="00812AA4"/>
    <w:rsid w:val="00812E4D"/>
    <w:rsid w:val="00812E9C"/>
    <w:rsid w:val="008131D1"/>
    <w:rsid w:val="008135C1"/>
    <w:rsid w:val="008135C3"/>
    <w:rsid w:val="00813984"/>
    <w:rsid w:val="00813C32"/>
    <w:rsid w:val="00813FDB"/>
    <w:rsid w:val="008141EA"/>
    <w:rsid w:val="008141ED"/>
    <w:rsid w:val="008145FF"/>
    <w:rsid w:val="00814921"/>
    <w:rsid w:val="00814AEF"/>
    <w:rsid w:val="0081511F"/>
    <w:rsid w:val="008151AE"/>
    <w:rsid w:val="0081523F"/>
    <w:rsid w:val="00815543"/>
    <w:rsid w:val="00815BC3"/>
    <w:rsid w:val="00815D1F"/>
    <w:rsid w:val="0081656C"/>
    <w:rsid w:val="00816699"/>
    <w:rsid w:val="00816A4A"/>
    <w:rsid w:val="00816E81"/>
    <w:rsid w:val="00816FFC"/>
    <w:rsid w:val="00817140"/>
    <w:rsid w:val="008174B6"/>
    <w:rsid w:val="008176B2"/>
    <w:rsid w:val="008178B8"/>
    <w:rsid w:val="008178D3"/>
    <w:rsid w:val="00817902"/>
    <w:rsid w:val="00817BD4"/>
    <w:rsid w:val="00820430"/>
    <w:rsid w:val="00820588"/>
    <w:rsid w:val="008206B7"/>
    <w:rsid w:val="00820702"/>
    <w:rsid w:val="00820D18"/>
    <w:rsid w:val="00820E78"/>
    <w:rsid w:val="008211E9"/>
    <w:rsid w:val="00821431"/>
    <w:rsid w:val="00821850"/>
    <w:rsid w:val="00821CA5"/>
    <w:rsid w:val="00821D9D"/>
    <w:rsid w:val="00821EDA"/>
    <w:rsid w:val="00822368"/>
    <w:rsid w:val="008223C8"/>
    <w:rsid w:val="00822885"/>
    <w:rsid w:val="00822B7A"/>
    <w:rsid w:val="00822FD4"/>
    <w:rsid w:val="00823182"/>
    <w:rsid w:val="00823332"/>
    <w:rsid w:val="00823380"/>
    <w:rsid w:val="0082338C"/>
    <w:rsid w:val="0082339C"/>
    <w:rsid w:val="008234C0"/>
    <w:rsid w:val="008235B9"/>
    <w:rsid w:val="0082371A"/>
    <w:rsid w:val="00823726"/>
    <w:rsid w:val="00823ACA"/>
    <w:rsid w:val="00823C3E"/>
    <w:rsid w:val="00823CF3"/>
    <w:rsid w:val="00824216"/>
    <w:rsid w:val="00824470"/>
    <w:rsid w:val="00824570"/>
    <w:rsid w:val="008246EB"/>
    <w:rsid w:val="008246FC"/>
    <w:rsid w:val="00824B7D"/>
    <w:rsid w:val="0082505A"/>
    <w:rsid w:val="008250D0"/>
    <w:rsid w:val="00825172"/>
    <w:rsid w:val="00825435"/>
    <w:rsid w:val="00825B36"/>
    <w:rsid w:val="0082654D"/>
    <w:rsid w:val="008266B8"/>
    <w:rsid w:val="0082693B"/>
    <w:rsid w:val="00826CD0"/>
    <w:rsid w:val="00826E71"/>
    <w:rsid w:val="00826FFB"/>
    <w:rsid w:val="00827159"/>
    <w:rsid w:val="008274B2"/>
    <w:rsid w:val="008276C1"/>
    <w:rsid w:val="008276F1"/>
    <w:rsid w:val="00827A45"/>
    <w:rsid w:val="00827A86"/>
    <w:rsid w:val="00827EDB"/>
    <w:rsid w:val="00827EF8"/>
    <w:rsid w:val="00827F8B"/>
    <w:rsid w:val="00830068"/>
    <w:rsid w:val="00830506"/>
    <w:rsid w:val="008305FE"/>
    <w:rsid w:val="0083065C"/>
    <w:rsid w:val="008311EA"/>
    <w:rsid w:val="00831569"/>
    <w:rsid w:val="008317F1"/>
    <w:rsid w:val="00831CDE"/>
    <w:rsid w:val="00831F31"/>
    <w:rsid w:val="00832172"/>
    <w:rsid w:val="008323E7"/>
    <w:rsid w:val="0083284A"/>
    <w:rsid w:val="00832891"/>
    <w:rsid w:val="00832895"/>
    <w:rsid w:val="00832B34"/>
    <w:rsid w:val="00833097"/>
    <w:rsid w:val="008332FE"/>
    <w:rsid w:val="0083359B"/>
    <w:rsid w:val="008336DF"/>
    <w:rsid w:val="008341A6"/>
    <w:rsid w:val="00834314"/>
    <w:rsid w:val="00834AA4"/>
    <w:rsid w:val="00834B36"/>
    <w:rsid w:val="00834D98"/>
    <w:rsid w:val="00835252"/>
    <w:rsid w:val="008357CF"/>
    <w:rsid w:val="00835BBE"/>
    <w:rsid w:val="00835E78"/>
    <w:rsid w:val="00835ECF"/>
    <w:rsid w:val="008360B0"/>
    <w:rsid w:val="008361DC"/>
    <w:rsid w:val="0083630B"/>
    <w:rsid w:val="008368FB"/>
    <w:rsid w:val="00836D08"/>
    <w:rsid w:val="00837285"/>
    <w:rsid w:val="00837381"/>
    <w:rsid w:val="00837443"/>
    <w:rsid w:val="00837736"/>
    <w:rsid w:val="00837B55"/>
    <w:rsid w:val="00837C9D"/>
    <w:rsid w:val="00837DD5"/>
    <w:rsid w:val="00837DD8"/>
    <w:rsid w:val="00840095"/>
    <w:rsid w:val="008401E0"/>
    <w:rsid w:val="00840675"/>
    <w:rsid w:val="0084069A"/>
    <w:rsid w:val="008407AE"/>
    <w:rsid w:val="0084087D"/>
    <w:rsid w:val="0084088F"/>
    <w:rsid w:val="00840D8A"/>
    <w:rsid w:val="008411FA"/>
    <w:rsid w:val="008414FF"/>
    <w:rsid w:val="0084177B"/>
    <w:rsid w:val="0084182E"/>
    <w:rsid w:val="0084184E"/>
    <w:rsid w:val="00841EE0"/>
    <w:rsid w:val="00842022"/>
    <w:rsid w:val="00842040"/>
    <w:rsid w:val="008422EC"/>
    <w:rsid w:val="008426AC"/>
    <w:rsid w:val="008426C4"/>
    <w:rsid w:val="0084279B"/>
    <w:rsid w:val="00842E72"/>
    <w:rsid w:val="00842EBA"/>
    <w:rsid w:val="00843002"/>
    <w:rsid w:val="008436B4"/>
    <w:rsid w:val="00843786"/>
    <w:rsid w:val="00843A12"/>
    <w:rsid w:val="00843C38"/>
    <w:rsid w:val="00844073"/>
    <w:rsid w:val="0084417E"/>
    <w:rsid w:val="00844322"/>
    <w:rsid w:val="008443F2"/>
    <w:rsid w:val="008444A9"/>
    <w:rsid w:val="00844594"/>
    <w:rsid w:val="00844666"/>
    <w:rsid w:val="008447E9"/>
    <w:rsid w:val="00844A1B"/>
    <w:rsid w:val="00844FC3"/>
    <w:rsid w:val="00845312"/>
    <w:rsid w:val="0084542F"/>
    <w:rsid w:val="00845715"/>
    <w:rsid w:val="008459ED"/>
    <w:rsid w:val="00845AF2"/>
    <w:rsid w:val="00845B64"/>
    <w:rsid w:val="00845DA6"/>
    <w:rsid w:val="00845F62"/>
    <w:rsid w:val="00846032"/>
    <w:rsid w:val="0084625E"/>
    <w:rsid w:val="008462F6"/>
    <w:rsid w:val="0084631F"/>
    <w:rsid w:val="008463DA"/>
    <w:rsid w:val="00846479"/>
    <w:rsid w:val="00846EA2"/>
    <w:rsid w:val="00846EFA"/>
    <w:rsid w:val="0084708D"/>
    <w:rsid w:val="00847128"/>
    <w:rsid w:val="0084739B"/>
    <w:rsid w:val="00847AF2"/>
    <w:rsid w:val="00847C19"/>
    <w:rsid w:val="00847CA4"/>
    <w:rsid w:val="00847D20"/>
    <w:rsid w:val="0085005E"/>
    <w:rsid w:val="008500B7"/>
    <w:rsid w:val="00850218"/>
    <w:rsid w:val="00850644"/>
    <w:rsid w:val="008506EF"/>
    <w:rsid w:val="008507FD"/>
    <w:rsid w:val="00850814"/>
    <w:rsid w:val="00850B71"/>
    <w:rsid w:val="00850C20"/>
    <w:rsid w:val="00851583"/>
    <w:rsid w:val="00851824"/>
    <w:rsid w:val="008518C8"/>
    <w:rsid w:val="0085195E"/>
    <w:rsid w:val="00851CC6"/>
    <w:rsid w:val="00851F6C"/>
    <w:rsid w:val="008521E9"/>
    <w:rsid w:val="00852374"/>
    <w:rsid w:val="0085263A"/>
    <w:rsid w:val="008527F0"/>
    <w:rsid w:val="00852995"/>
    <w:rsid w:val="00852A39"/>
    <w:rsid w:val="00852A45"/>
    <w:rsid w:val="00852CF6"/>
    <w:rsid w:val="00853343"/>
    <w:rsid w:val="008538D2"/>
    <w:rsid w:val="00853904"/>
    <w:rsid w:val="00853BA2"/>
    <w:rsid w:val="00853BA9"/>
    <w:rsid w:val="008542A9"/>
    <w:rsid w:val="008542DF"/>
    <w:rsid w:val="008543C1"/>
    <w:rsid w:val="008543FB"/>
    <w:rsid w:val="0085473F"/>
    <w:rsid w:val="00855239"/>
    <w:rsid w:val="0085575F"/>
    <w:rsid w:val="008557CC"/>
    <w:rsid w:val="008557DA"/>
    <w:rsid w:val="00855C5A"/>
    <w:rsid w:val="00855E10"/>
    <w:rsid w:val="0085678A"/>
    <w:rsid w:val="008569A3"/>
    <w:rsid w:val="00856ADB"/>
    <w:rsid w:val="00856B7F"/>
    <w:rsid w:val="00856D6E"/>
    <w:rsid w:val="00856DFE"/>
    <w:rsid w:val="00857037"/>
    <w:rsid w:val="008570A9"/>
    <w:rsid w:val="008572AD"/>
    <w:rsid w:val="008578E7"/>
    <w:rsid w:val="00857AEC"/>
    <w:rsid w:val="00857BD2"/>
    <w:rsid w:val="00857C5C"/>
    <w:rsid w:val="00857E39"/>
    <w:rsid w:val="00860159"/>
    <w:rsid w:val="0086016A"/>
    <w:rsid w:val="0086022B"/>
    <w:rsid w:val="008602A4"/>
    <w:rsid w:val="008603D1"/>
    <w:rsid w:val="008604D2"/>
    <w:rsid w:val="00860624"/>
    <w:rsid w:val="00860733"/>
    <w:rsid w:val="00860A07"/>
    <w:rsid w:val="00860E65"/>
    <w:rsid w:val="00860EEB"/>
    <w:rsid w:val="00860FCB"/>
    <w:rsid w:val="00861015"/>
    <w:rsid w:val="00861907"/>
    <w:rsid w:val="00861A64"/>
    <w:rsid w:val="00861B35"/>
    <w:rsid w:val="00861E88"/>
    <w:rsid w:val="00861FA6"/>
    <w:rsid w:val="008622E6"/>
    <w:rsid w:val="0086289E"/>
    <w:rsid w:val="00862A5A"/>
    <w:rsid w:val="00862D56"/>
    <w:rsid w:val="00862EE8"/>
    <w:rsid w:val="00863234"/>
    <w:rsid w:val="008632FB"/>
    <w:rsid w:val="0086350E"/>
    <w:rsid w:val="0086380F"/>
    <w:rsid w:val="008639FF"/>
    <w:rsid w:val="00863A03"/>
    <w:rsid w:val="00863ACD"/>
    <w:rsid w:val="00863D14"/>
    <w:rsid w:val="00863D4A"/>
    <w:rsid w:val="00863E06"/>
    <w:rsid w:val="0086406D"/>
    <w:rsid w:val="00864352"/>
    <w:rsid w:val="008645FD"/>
    <w:rsid w:val="00864813"/>
    <w:rsid w:val="00865322"/>
    <w:rsid w:val="00865579"/>
    <w:rsid w:val="00865841"/>
    <w:rsid w:val="00865B96"/>
    <w:rsid w:val="00865F30"/>
    <w:rsid w:val="00866026"/>
    <w:rsid w:val="0086639B"/>
    <w:rsid w:val="00866827"/>
    <w:rsid w:val="00866FF0"/>
    <w:rsid w:val="0086705E"/>
    <w:rsid w:val="008670EE"/>
    <w:rsid w:val="00867157"/>
    <w:rsid w:val="00867160"/>
    <w:rsid w:val="008671E2"/>
    <w:rsid w:val="00867422"/>
    <w:rsid w:val="0086759D"/>
    <w:rsid w:val="00867713"/>
    <w:rsid w:val="00867897"/>
    <w:rsid w:val="00867AD4"/>
    <w:rsid w:val="00867CE1"/>
    <w:rsid w:val="00867D43"/>
    <w:rsid w:val="00867EA5"/>
    <w:rsid w:val="00870017"/>
    <w:rsid w:val="00870213"/>
    <w:rsid w:val="00870430"/>
    <w:rsid w:val="0087097B"/>
    <w:rsid w:val="00870E43"/>
    <w:rsid w:val="008712D2"/>
    <w:rsid w:val="0087155D"/>
    <w:rsid w:val="0087197A"/>
    <w:rsid w:val="00871A51"/>
    <w:rsid w:val="00871AA8"/>
    <w:rsid w:val="00871FB0"/>
    <w:rsid w:val="00872121"/>
    <w:rsid w:val="008724CB"/>
    <w:rsid w:val="008726CB"/>
    <w:rsid w:val="0087277B"/>
    <w:rsid w:val="00872789"/>
    <w:rsid w:val="0087284A"/>
    <w:rsid w:val="0087288D"/>
    <w:rsid w:val="008728C5"/>
    <w:rsid w:val="00872EDD"/>
    <w:rsid w:val="0087343D"/>
    <w:rsid w:val="00873766"/>
    <w:rsid w:val="008737BA"/>
    <w:rsid w:val="00873C2A"/>
    <w:rsid w:val="00873FAB"/>
    <w:rsid w:val="00874185"/>
    <w:rsid w:val="008749B0"/>
    <w:rsid w:val="00874AAF"/>
    <w:rsid w:val="00874D01"/>
    <w:rsid w:val="00874E64"/>
    <w:rsid w:val="008751C4"/>
    <w:rsid w:val="0087568B"/>
    <w:rsid w:val="0087596E"/>
    <w:rsid w:val="00875AFF"/>
    <w:rsid w:val="00875B06"/>
    <w:rsid w:val="00875BE8"/>
    <w:rsid w:val="0087610F"/>
    <w:rsid w:val="008761ED"/>
    <w:rsid w:val="008762BD"/>
    <w:rsid w:val="00876B04"/>
    <w:rsid w:val="00876D62"/>
    <w:rsid w:val="00876F56"/>
    <w:rsid w:val="0087717C"/>
    <w:rsid w:val="0087758B"/>
    <w:rsid w:val="008775B3"/>
    <w:rsid w:val="008779C4"/>
    <w:rsid w:val="00877AF4"/>
    <w:rsid w:val="00877B9D"/>
    <w:rsid w:val="00877D69"/>
    <w:rsid w:val="00877EE0"/>
    <w:rsid w:val="0088011C"/>
    <w:rsid w:val="008802E7"/>
    <w:rsid w:val="0088087D"/>
    <w:rsid w:val="0088098A"/>
    <w:rsid w:val="00880A27"/>
    <w:rsid w:val="00880DDF"/>
    <w:rsid w:val="008815CA"/>
    <w:rsid w:val="00881916"/>
    <w:rsid w:val="00881CA3"/>
    <w:rsid w:val="00881DFC"/>
    <w:rsid w:val="00881EEE"/>
    <w:rsid w:val="008825A6"/>
    <w:rsid w:val="008825AF"/>
    <w:rsid w:val="0088262A"/>
    <w:rsid w:val="008828CE"/>
    <w:rsid w:val="00882B47"/>
    <w:rsid w:val="00882EC1"/>
    <w:rsid w:val="008830BE"/>
    <w:rsid w:val="00883120"/>
    <w:rsid w:val="008831D1"/>
    <w:rsid w:val="00883381"/>
    <w:rsid w:val="00883439"/>
    <w:rsid w:val="008834A6"/>
    <w:rsid w:val="00883648"/>
    <w:rsid w:val="0088375E"/>
    <w:rsid w:val="00883976"/>
    <w:rsid w:val="00883A2A"/>
    <w:rsid w:val="0088447C"/>
    <w:rsid w:val="008846C7"/>
    <w:rsid w:val="00884E5F"/>
    <w:rsid w:val="00885424"/>
    <w:rsid w:val="00885449"/>
    <w:rsid w:val="008854AD"/>
    <w:rsid w:val="008858D1"/>
    <w:rsid w:val="008864F9"/>
    <w:rsid w:val="00886510"/>
    <w:rsid w:val="00886A84"/>
    <w:rsid w:val="00886AD1"/>
    <w:rsid w:val="00886D68"/>
    <w:rsid w:val="00886E56"/>
    <w:rsid w:val="008879FE"/>
    <w:rsid w:val="00887CE4"/>
    <w:rsid w:val="00890285"/>
    <w:rsid w:val="008902C3"/>
    <w:rsid w:val="0089068A"/>
    <w:rsid w:val="00890899"/>
    <w:rsid w:val="008909F6"/>
    <w:rsid w:val="00890E6E"/>
    <w:rsid w:val="00890EC0"/>
    <w:rsid w:val="008913CA"/>
    <w:rsid w:val="00891405"/>
    <w:rsid w:val="008916FC"/>
    <w:rsid w:val="0089197B"/>
    <w:rsid w:val="00891B18"/>
    <w:rsid w:val="00891BAF"/>
    <w:rsid w:val="00891EF0"/>
    <w:rsid w:val="00892505"/>
    <w:rsid w:val="0089290B"/>
    <w:rsid w:val="00892E73"/>
    <w:rsid w:val="00892ECF"/>
    <w:rsid w:val="00892FED"/>
    <w:rsid w:val="008932E7"/>
    <w:rsid w:val="0089431C"/>
    <w:rsid w:val="008947E0"/>
    <w:rsid w:val="00895072"/>
    <w:rsid w:val="008950DA"/>
    <w:rsid w:val="0089510D"/>
    <w:rsid w:val="00895289"/>
    <w:rsid w:val="00895796"/>
    <w:rsid w:val="00895881"/>
    <w:rsid w:val="00895BD0"/>
    <w:rsid w:val="0089604F"/>
    <w:rsid w:val="00896094"/>
    <w:rsid w:val="008963EA"/>
    <w:rsid w:val="008965CB"/>
    <w:rsid w:val="008968CF"/>
    <w:rsid w:val="00897339"/>
    <w:rsid w:val="008973E6"/>
    <w:rsid w:val="00897784"/>
    <w:rsid w:val="008977EF"/>
    <w:rsid w:val="008A0607"/>
    <w:rsid w:val="008A0E89"/>
    <w:rsid w:val="008A0E8E"/>
    <w:rsid w:val="008A0EFA"/>
    <w:rsid w:val="008A1071"/>
    <w:rsid w:val="008A18F0"/>
    <w:rsid w:val="008A1B14"/>
    <w:rsid w:val="008A1B4C"/>
    <w:rsid w:val="008A1BB4"/>
    <w:rsid w:val="008A22E2"/>
    <w:rsid w:val="008A250D"/>
    <w:rsid w:val="008A26AE"/>
    <w:rsid w:val="008A2868"/>
    <w:rsid w:val="008A2CA1"/>
    <w:rsid w:val="008A33D6"/>
    <w:rsid w:val="008A353E"/>
    <w:rsid w:val="008A364A"/>
    <w:rsid w:val="008A370D"/>
    <w:rsid w:val="008A3833"/>
    <w:rsid w:val="008A3AD8"/>
    <w:rsid w:val="008A3B46"/>
    <w:rsid w:val="008A3C6F"/>
    <w:rsid w:val="008A3D44"/>
    <w:rsid w:val="008A3DB7"/>
    <w:rsid w:val="008A4266"/>
    <w:rsid w:val="008A474A"/>
    <w:rsid w:val="008A47EA"/>
    <w:rsid w:val="008A4F81"/>
    <w:rsid w:val="008A50BC"/>
    <w:rsid w:val="008A5189"/>
    <w:rsid w:val="008A56F5"/>
    <w:rsid w:val="008A58CF"/>
    <w:rsid w:val="008A59E7"/>
    <w:rsid w:val="008A5AA2"/>
    <w:rsid w:val="008A5ACC"/>
    <w:rsid w:val="008A5C1D"/>
    <w:rsid w:val="008A6276"/>
    <w:rsid w:val="008A6391"/>
    <w:rsid w:val="008A63E2"/>
    <w:rsid w:val="008A6A06"/>
    <w:rsid w:val="008A6BFB"/>
    <w:rsid w:val="008A6FE8"/>
    <w:rsid w:val="008A70F9"/>
    <w:rsid w:val="008A738F"/>
    <w:rsid w:val="008A7464"/>
    <w:rsid w:val="008A75B6"/>
    <w:rsid w:val="008A794B"/>
    <w:rsid w:val="008A79AD"/>
    <w:rsid w:val="008A7D9A"/>
    <w:rsid w:val="008B01D6"/>
    <w:rsid w:val="008B06FA"/>
    <w:rsid w:val="008B070C"/>
    <w:rsid w:val="008B07F1"/>
    <w:rsid w:val="008B08BA"/>
    <w:rsid w:val="008B09C7"/>
    <w:rsid w:val="008B0A35"/>
    <w:rsid w:val="008B0CA3"/>
    <w:rsid w:val="008B0D5C"/>
    <w:rsid w:val="008B1214"/>
    <w:rsid w:val="008B1245"/>
    <w:rsid w:val="008B12D6"/>
    <w:rsid w:val="008B18E0"/>
    <w:rsid w:val="008B1AB9"/>
    <w:rsid w:val="008B1E5C"/>
    <w:rsid w:val="008B1EF6"/>
    <w:rsid w:val="008B2140"/>
    <w:rsid w:val="008B23E7"/>
    <w:rsid w:val="008B2992"/>
    <w:rsid w:val="008B2A0B"/>
    <w:rsid w:val="008B2BC9"/>
    <w:rsid w:val="008B2C8A"/>
    <w:rsid w:val="008B2CC0"/>
    <w:rsid w:val="008B33EC"/>
    <w:rsid w:val="008B3473"/>
    <w:rsid w:val="008B35F5"/>
    <w:rsid w:val="008B3956"/>
    <w:rsid w:val="008B3CA5"/>
    <w:rsid w:val="008B3D26"/>
    <w:rsid w:val="008B3DF6"/>
    <w:rsid w:val="008B3E2C"/>
    <w:rsid w:val="008B3F36"/>
    <w:rsid w:val="008B3F37"/>
    <w:rsid w:val="008B4616"/>
    <w:rsid w:val="008B4914"/>
    <w:rsid w:val="008B4AF7"/>
    <w:rsid w:val="008B4C36"/>
    <w:rsid w:val="008B4D44"/>
    <w:rsid w:val="008B530F"/>
    <w:rsid w:val="008B546E"/>
    <w:rsid w:val="008B56B1"/>
    <w:rsid w:val="008B5742"/>
    <w:rsid w:val="008B5872"/>
    <w:rsid w:val="008B58EA"/>
    <w:rsid w:val="008B58EF"/>
    <w:rsid w:val="008B5B30"/>
    <w:rsid w:val="008B5BB7"/>
    <w:rsid w:val="008B5D36"/>
    <w:rsid w:val="008B5EEB"/>
    <w:rsid w:val="008B5F48"/>
    <w:rsid w:val="008B6043"/>
    <w:rsid w:val="008B61D6"/>
    <w:rsid w:val="008B63E7"/>
    <w:rsid w:val="008B6421"/>
    <w:rsid w:val="008B65B5"/>
    <w:rsid w:val="008B673C"/>
    <w:rsid w:val="008B6ADA"/>
    <w:rsid w:val="008B6E85"/>
    <w:rsid w:val="008B7199"/>
    <w:rsid w:val="008B7459"/>
    <w:rsid w:val="008B7476"/>
    <w:rsid w:val="008B79DC"/>
    <w:rsid w:val="008B7BB2"/>
    <w:rsid w:val="008C0304"/>
    <w:rsid w:val="008C07F9"/>
    <w:rsid w:val="008C09F1"/>
    <w:rsid w:val="008C0BE4"/>
    <w:rsid w:val="008C0EA2"/>
    <w:rsid w:val="008C0F21"/>
    <w:rsid w:val="008C170B"/>
    <w:rsid w:val="008C17DE"/>
    <w:rsid w:val="008C194F"/>
    <w:rsid w:val="008C24BD"/>
    <w:rsid w:val="008C25CA"/>
    <w:rsid w:val="008C278B"/>
    <w:rsid w:val="008C2828"/>
    <w:rsid w:val="008C2C2C"/>
    <w:rsid w:val="008C303E"/>
    <w:rsid w:val="008C312E"/>
    <w:rsid w:val="008C36F0"/>
    <w:rsid w:val="008C37CC"/>
    <w:rsid w:val="008C3872"/>
    <w:rsid w:val="008C3BAE"/>
    <w:rsid w:val="008C3C8C"/>
    <w:rsid w:val="008C3DB1"/>
    <w:rsid w:val="008C3E36"/>
    <w:rsid w:val="008C435C"/>
    <w:rsid w:val="008C4408"/>
    <w:rsid w:val="008C46DB"/>
    <w:rsid w:val="008C482D"/>
    <w:rsid w:val="008C4CCB"/>
    <w:rsid w:val="008C4FAA"/>
    <w:rsid w:val="008C5293"/>
    <w:rsid w:val="008C5349"/>
    <w:rsid w:val="008C5C68"/>
    <w:rsid w:val="008C5CFA"/>
    <w:rsid w:val="008C5D25"/>
    <w:rsid w:val="008C6134"/>
    <w:rsid w:val="008C63ED"/>
    <w:rsid w:val="008C6544"/>
    <w:rsid w:val="008C6952"/>
    <w:rsid w:val="008C6985"/>
    <w:rsid w:val="008C69EE"/>
    <w:rsid w:val="008C69F8"/>
    <w:rsid w:val="008C6B81"/>
    <w:rsid w:val="008C6DC9"/>
    <w:rsid w:val="008C6DDE"/>
    <w:rsid w:val="008C7026"/>
    <w:rsid w:val="008C76E5"/>
    <w:rsid w:val="008C775F"/>
    <w:rsid w:val="008C78D5"/>
    <w:rsid w:val="008C7C35"/>
    <w:rsid w:val="008C7C49"/>
    <w:rsid w:val="008C7C7A"/>
    <w:rsid w:val="008C7CCE"/>
    <w:rsid w:val="008C7CD1"/>
    <w:rsid w:val="008C7D0B"/>
    <w:rsid w:val="008D0312"/>
    <w:rsid w:val="008D03FA"/>
    <w:rsid w:val="008D0BA1"/>
    <w:rsid w:val="008D0D93"/>
    <w:rsid w:val="008D0E20"/>
    <w:rsid w:val="008D0F3B"/>
    <w:rsid w:val="008D1266"/>
    <w:rsid w:val="008D132B"/>
    <w:rsid w:val="008D13F5"/>
    <w:rsid w:val="008D19B4"/>
    <w:rsid w:val="008D1B9C"/>
    <w:rsid w:val="008D1C29"/>
    <w:rsid w:val="008D1E3E"/>
    <w:rsid w:val="008D233A"/>
    <w:rsid w:val="008D2453"/>
    <w:rsid w:val="008D2715"/>
    <w:rsid w:val="008D2821"/>
    <w:rsid w:val="008D2895"/>
    <w:rsid w:val="008D2CCE"/>
    <w:rsid w:val="008D30F0"/>
    <w:rsid w:val="008D32D2"/>
    <w:rsid w:val="008D35F4"/>
    <w:rsid w:val="008D3B88"/>
    <w:rsid w:val="008D3DDC"/>
    <w:rsid w:val="008D40B4"/>
    <w:rsid w:val="008D410E"/>
    <w:rsid w:val="008D4688"/>
    <w:rsid w:val="008D4726"/>
    <w:rsid w:val="008D4752"/>
    <w:rsid w:val="008D475D"/>
    <w:rsid w:val="008D4CF6"/>
    <w:rsid w:val="008D566A"/>
    <w:rsid w:val="008D5A04"/>
    <w:rsid w:val="008D5BD0"/>
    <w:rsid w:val="008D5F6B"/>
    <w:rsid w:val="008D6147"/>
    <w:rsid w:val="008D679C"/>
    <w:rsid w:val="008D67AA"/>
    <w:rsid w:val="008D67CA"/>
    <w:rsid w:val="008D69B1"/>
    <w:rsid w:val="008D6BA3"/>
    <w:rsid w:val="008D6D62"/>
    <w:rsid w:val="008D6FF5"/>
    <w:rsid w:val="008D73F8"/>
    <w:rsid w:val="008D74FE"/>
    <w:rsid w:val="008D7526"/>
    <w:rsid w:val="008D7E67"/>
    <w:rsid w:val="008D7EE1"/>
    <w:rsid w:val="008E002B"/>
    <w:rsid w:val="008E026B"/>
    <w:rsid w:val="008E0A99"/>
    <w:rsid w:val="008E0AE8"/>
    <w:rsid w:val="008E0B6D"/>
    <w:rsid w:val="008E0EAA"/>
    <w:rsid w:val="008E1093"/>
    <w:rsid w:val="008E11FD"/>
    <w:rsid w:val="008E129C"/>
    <w:rsid w:val="008E12B6"/>
    <w:rsid w:val="008E13FB"/>
    <w:rsid w:val="008E17A7"/>
    <w:rsid w:val="008E196B"/>
    <w:rsid w:val="008E1CAB"/>
    <w:rsid w:val="008E21AA"/>
    <w:rsid w:val="008E24AB"/>
    <w:rsid w:val="008E256E"/>
    <w:rsid w:val="008E25E8"/>
    <w:rsid w:val="008E28F6"/>
    <w:rsid w:val="008E29F1"/>
    <w:rsid w:val="008E2AF6"/>
    <w:rsid w:val="008E2CC9"/>
    <w:rsid w:val="008E2E11"/>
    <w:rsid w:val="008E314B"/>
    <w:rsid w:val="008E31BC"/>
    <w:rsid w:val="008E3291"/>
    <w:rsid w:val="008E3318"/>
    <w:rsid w:val="008E33A4"/>
    <w:rsid w:val="008E34B8"/>
    <w:rsid w:val="008E35A6"/>
    <w:rsid w:val="008E3625"/>
    <w:rsid w:val="008E36FE"/>
    <w:rsid w:val="008E396B"/>
    <w:rsid w:val="008E3BA7"/>
    <w:rsid w:val="008E4199"/>
    <w:rsid w:val="008E420C"/>
    <w:rsid w:val="008E42DE"/>
    <w:rsid w:val="008E4316"/>
    <w:rsid w:val="008E4449"/>
    <w:rsid w:val="008E46B6"/>
    <w:rsid w:val="008E492A"/>
    <w:rsid w:val="008E4A1C"/>
    <w:rsid w:val="008E4E12"/>
    <w:rsid w:val="008E4E32"/>
    <w:rsid w:val="008E4F97"/>
    <w:rsid w:val="008E5129"/>
    <w:rsid w:val="008E5214"/>
    <w:rsid w:val="008E52B6"/>
    <w:rsid w:val="008E582F"/>
    <w:rsid w:val="008E59D0"/>
    <w:rsid w:val="008E5EFB"/>
    <w:rsid w:val="008E6021"/>
    <w:rsid w:val="008E6113"/>
    <w:rsid w:val="008E6286"/>
    <w:rsid w:val="008E63A1"/>
    <w:rsid w:val="008E65B2"/>
    <w:rsid w:val="008E660F"/>
    <w:rsid w:val="008E6901"/>
    <w:rsid w:val="008E6929"/>
    <w:rsid w:val="008E6F87"/>
    <w:rsid w:val="008E7A4A"/>
    <w:rsid w:val="008E7E45"/>
    <w:rsid w:val="008F06FB"/>
    <w:rsid w:val="008F08B9"/>
    <w:rsid w:val="008F0A09"/>
    <w:rsid w:val="008F0A9D"/>
    <w:rsid w:val="008F0B06"/>
    <w:rsid w:val="008F0DE3"/>
    <w:rsid w:val="008F114B"/>
    <w:rsid w:val="008F11C1"/>
    <w:rsid w:val="008F1635"/>
    <w:rsid w:val="008F175D"/>
    <w:rsid w:val="008F1A99"/>
    <w:rsid w:val="008F1D0F"/>
    <w:rsid w:val="008F1DDC"/>
    <w:rsid w:val="008F1FF1"/>
    <w:rsid w:val="008F21DF"/>
    <w:rsid w:val="008F2324"/>
    <w:rsid w:val="008F2779"/>
    <w:rsid w:val="008F2940"/>
    <w:rsid w:val="008F2B8C"/>
    <w:rsid w:val="008F2BDC"/>
    <w:rsid w:val="008F2C2D"/>
    <w:rsid w:val="008F2C91"/>
    <w:rsid w:val="008F2DD1"/>
    <w:rsid w:val="008F3189"/>
    <w:rsid w:val="008F343A"/>
    <w:rsid w:val="008F3833"/>
    <w:rsid w:val="008F3ADC"/>
    <w:rsid w:val="008F4606"/>
    <w:rsid w:val="008F46EF"/>
    <w:rsid w:val="008F4FEF"/>
    <w:rsid w:val="008F50C4"/>
    <w:rsid w:val="008F544B"/>
    <w:rsid w:val="008F582B"/>
    <w:rsid w:val="008F5C9D"/>
    <w:rsid w:val="008F5E7C"/>
    <w:rsid w:val="008F63AA"/>
    <w:rsid w:val="008F63D5"/>
    <w:rsid w:val="008F64D4"/>
    <w:rsid w:val="008F6A9C"/>
    <w:rsid w:val="008F6BE9"/>
    <w:rsid w:val="008F6E63"/>
    <w:rsid w:val="008F6FE0"/>
    <w:rsid w:val="008F71F4"/>
    <w:rsid w:val="008F751E"/>
    <w:rsid w:val="008F76F3"/>
    <w:rsid w:val="008F78A5"/>
    <w:rsid w:val="008F7F7C"/>
    <w:rsid w:val="00900025"/>
    <w:rsid w:val="009000F0"/>
    <w:rsid w:val="009003AE"/>
    <w:rsid w:val="00900570"/>
    <w:rsid w:val="0090096F"/>
    <w:rsid w:val="00900A07"/>
    <w:rsid w:val="00900E16"/>
    <w:rsid w:val="00900EE0"/>
    <w:rsid w:val="00901279"/>
    <w:rsid w:val="00901370"/>
    <w:rsid w:val="009013FD"/>
    <w:rsid w:val="009016B7"/>
    <w:rsid w:val="00901848"/>
    <w:rsid w:val="0090191B"/>
    <w:rsid w:val="00901975"/>
    <w:rsid w:val="009019E0"/>
    <w:rsid w:val="00901E05"/>
    <w:rsid w:val="00901E1D"/>
    <w:rsid w:val="00902761"/>
    <w:rsid w:val="00902808"/>
    <w:rsid w:val="009028BE"/>
    <w:rsid w:val="00902D3B"/>
    <w:rsid w:val="00902E22"/>
    <w:rsid w:val="00902E37"/>
    <w:rsid w:val="00903125"/>
    <w:rsid w:val="00903190"/>
    <w:rsid w:val="00903A33"/>
    <w:rsid w:val="009040B9"/>
    <w:rsid w:val="00904224"/>
    <w:rsid w:val="00904281"/>
    <w:rsid w:val="009043E2"/>
    <w:rsid w:val="00904549"/>
    <w:rsid w:val="009049F4"/>
    <w:rsid w:val="00904A16"/>
    <w:rsid w:val="00904A21"/>
    <w:rsid w:val="0090520A"/>
    <w:rsid w:val="00905332"/>
    <w:rsid w:val="0090540D"/>
    <w:rsid w:val="0090564D"/>
    <w:rsid w:val="009057F2"/>
    <w:rsid w:val="00905C19"/>
    <w:rsid w:val="00906142"/>
    <w:rsid w:val="0090636D"/>
    <w:rsid w:val="0090737C"/>
    <w:rsid w:val="0090749A"/>
    <w:rsid w:val="009074F6"/>
    <w:rsid w:val="00907A51"/>
    <w:rsid w:val="0091001C"/>
    <w:rsid w:val="00910169"/>
    <w:rsid w:val="00910637"/>
    <w:rsid w:val="00910900"/>
    <w:rsid w:val="00910BAA"/>
    <w:rsid w:val="00910DC7"/>
    <w:rsid w:val="0091165D"/>
    <w:rsid w:val="00911FED"/>
    <w:rsid w:val="00912327"/>
    <w:rsid w:val="009128A5"/>
    <w:rsid w:val="00912A98"/>
    <w:rsid w:val="00912AD4"/>
    <w:rsid w:val="00912FA7"/>
    <w:rsid w:val="00912FB3"/>
    <w:rsid w:val="009134D8"/>
    <w:rsid w:val="00913526"/>
    <w:rsid w:val="0091371B"/>
    <w:rsid w:val="0091388F"/>
    <w:rsid w:val="00913E76"/>
    <w:rsid w:val="009145FA"/>
    <w:rsid w:val="009146EC"/>
    <w:rsid w:val="00914780"/>
    <w:rsid w:val="009147AD"/>
    <w:rsid w:val="00914B22"/>
    <w:rsid w:val="00914CA3"/>
    <w:rsid w:val="00914EC9"/>
    <w:rsid w:val="00914F47"/>
    <w:rsid w:val="00915167"/>
    <w:rsid w:val="0091538B"/>
    <w:rsid w:val="009153E3"/>
    <w:rsid w:val="009154CB"/>
    <w:rsid w:val="00915586"/>
    <w:rsid w:val="00915854"/>
    <w:rsid w:val="00915B96"/>
    <w:rsid w:val="009162A6"/>
    <w:rsid w:val="009163C9"/>
    <w:rsid w:val="009165C5"/>
    <w:rsid w:val="00916787"/>
    <w:rsid w:val="00916D18"/>
    <w:rsid w:val="00916E51"/>
    <w:rsid w:val="00916FFA"/>
    <w:rsid w:val="00917135"/>
    <w:rsid w:val="0091717C"/>
    <w:rsid w:val="009172AA"/>
    <w:rsid w:val="00917306"/>
    <w:rsid w:val="00917391"/>
    <w:rsid w:val="00917BC8"/>
    <w:rsid w:val="00917D5B"/>
    <w:rsid w:val="00917F9C"/>
    <w:rsid w:val="00920466"/>
    <w:rsid w:val="00920828"/>
    <w:rsid w:val="009211D1"/>
    <w:rsid w:val="009214FD"/>
    <w:rsid w:val="00921549"/>
    <w:rsid w:val="009217DC"/>
    <w:rsid w:val="00921A6D"/>
    <w:rsid w:val="00921A84"/>
    <w:rsid w:val="00921ACB"/>
    <w:rsid w:val="0092257D"/>
    <w:rsid w:val="00922881"/>
    <w:rsid w:val="00922B07"/>
    <w:rsid w:val="00922FBD"/>
    <w:rsid w:val="00923060"/>
    <w:rsid w:val="0092332B"/>
    <w:rsid w:val="00923402"/>
    <w:rsid w:val="00923E58"/>
    <w:rsid w:val="00923FA4"/>
    <w:rsid w:val="0092443D"/>
    <w:rsid w:val="00924BD1"/>
    <w:rsid w:val="0092529A"/>
    <w:rsid w:val="00925620"/>
    <w:rsid w:val="00925711"/>
    <w:rsid w:val="0092573D"/>
    <w:rsid w:val="0092592C"/>
    <w:rsid w:val="00925CF8"/>
    <w:rsid w:val="00925D79"/>
    <w:rsid w:val="00925DA1"/>
    <w:rsid w:val="0092621E"/>
    <w:rsid w:val="00926D26"/>
    <w:rsid w:val="00926EE5"/>
    <w:rsid w:val="00926FD5"/>
    <w:rsid w:val="0092714F"/>
    <w:rsid w:val="009275D9"/>
    <w:rsid w:val="00927D3C"/>
    <w:rsid w:val="00927ED0"/>
    <w:rsid w:val="009302A3"/>
    <w:rsid w:val="00930479"/>
    <w:rsid w:val="009308E2"/>
    <w:rsid w:val="00930949"/>
    <w:rsid w:val="009309D0"/>
    <w:rsid w:val="00930C08"/>
    <w:rsid w:val="009310B7"/>
    <w:rsid w:val="009310ED"/>
    <w:rsid w:val="009312D3"/>
    <w:rsid w:val="009312D5"/>
    <w:rsid w:val="00931306"/>
    <w:rsid w:val="0093132B"/>
    <w:rsid w:val="0093169E"/>
    <w:rsid w:val="009316A4"/>
    <w:rsid w:val="00931824"/>
    <w:rsid w:val="00931948"/>
    <w:rsid w:val="00931B95"/>
    <w:rsid w:val="00931EF6"/>
    <w:rsid w:val="00932012"/>
    <w:rsid w:val="0093203D"/>
    <w:rsid w:val="009320BD"/>
    <w:rsid w:val="009328AE"/>
    <w:rsid w:val="00932912"/>
    <w:rsid w:val="0093295E"/>
    <w:rsid w:val="00932EBD"/>
    <w:rsid w:val="009331EC"/>
    <w:rsid w:val="009334B2"/>
    <w:rsid w:val="00933997"/>
    <w:rsid w:val="009340FF"/>
    <w:rsid w:val="00934151"/>
    <w:rsid w:val="0093423D"/>
    <w:rsid w:val="00934463"/>
    <w:rsid w:val="0093476D"/>
    <w:rsid w:val="00935778"/>
    <w:rsid w:val="00935D94"/>
    <w:rsid w:val="00935EE3"/>
    <w:rsid w:val="0093606B"/>
    <w:rsid w:val="0093614F"/>
    <w:rsid w:val="00936273"/>
    <w:rsid w:val="00936F6B"/>
    <w:rsid w:val="009371CE"/>
    <w:rsid w:val="009373CE"/>
    <w:rsid w:val="009373F5"/>
    <w:rsid w:val="00937B75"/>
    <w:rsid w:val="00937BDE"/>
    <w:rsid w:val="00940BBD"/>
    <w:rsid w:val="00940DB1"/>
    <w:rsid w:val="00940EE2"/>
    <w:rsid w:val="00940F5E"/>
    <w:rsid w:val="00941075"/>
    <w:rsid w:val="009412E3"/>
    <w:rsid w:val="00941A0A"/>
    <w:rsid w:val="00941CF2"/>
    <w:rsid w:val="00942063"/>
    <w:rsid w:val="009421EC"/>
    <w:rsid w:val="00942282"/>
    <w:rsid w:val="009424E5"/>
    <w:rsid w:val="00942B61"/>
    <w:rsid w:val="00942C99"/>
    <w:rsid w:val="0094340C"/>
    <w:rsid w:val="00943AE7"/>
    <w:rsid w:val="00943B89"/>
    <w:rsid w:val="00943CDC"/>
    <w:rsid w:val="00943DBA"/>
    <w:rsid w:val="00944195"/>
    <w:rsid w:val="009441EC"/>
    <w:rsid w:val="00944319"/>
    <w:rsid w:val="009445D4"/>
    <w:rsid w:val="009446E9"/>
    <w:rsid w:val="00944982"/>
    <w:rsid w:val="00944A23"/>
    <w:rsid w:val="00944A6A"/>
    <w:rsid w:val="00944AD9"/>
    <w:rsid w:val="00944AE6"/>
    <w:rsid w:val="00944CB0"/>
    <w:rsid w:val="00944FCC"/>
    <w:rsid w:val="00945330"/>
    <w:rsid w:val="00945383"/>
    <w:rsid w:val="00945422"/>
    <w:rsid w:val="009455D5"/>
    <w:rsid w:val="009455F4"/>
    <w:rsid w:val="0094589F"/>
    <w:rsid w:val="00945920"/>
    <w:rsid w:val="00945A13"/>
    <w:rsid w:val="00945BA9"/>
    <w:rsid w:val="00945C7E"/>
    <w:rsid w:val="0094621E"/>
    <w:rsid w:val="0094656C"/>
    <w:rsid w:val="00946B0B"/>
    <w:rsid w:val="00946F11"/>
    <w:rsid w:val="00947002"/>
    <w:rsid w:val="0094722F"/>
    <w:rsid w:val="009472CF"/>
    <w:rsid w:val="00947577"/>
    <w:rsid w:val="009475DA"/>
    <w:rsid w:val="009476FB"/>
    <w:rsid w:val="009479C5"/>
    <w:rsid w:val="00947A6E"/>
    <w:rsid w:val="00947E7C"/>
    <w:rsid w:val="00950051"/>
    <w:rsid w:val="0095043E"/>
    <w:rsid w:val="00950505"/>
    <w:rsid w:val="009507EC"/>
    <w:rsid w:val="00950A86"/>
    <w:rsid w:val="00950F0E"/>
    <w:rsid w:val="00950FA7"/>
    <w:rsid w:val="0095112D"/>
    <w:rsid w:val="00951182"/>
    <w:rsid w:val="00951287"/>
    <w:rsid w:val="00951397"/>
    <w:rsid w:val="00951827"/>
    <w:rsid w:val="00951A93"/>
    <w:rsid w:val="00951FC4"/>
    <w:rsid w:val="00952124"/>
    <w:rsid w:val="009522A9"/>
    <w:rsid w:val="009524A8"/>
    <w:rsid w:val="009524F1"/>
    <w:rsid w:val="0095270C"/>
    <w:rsid w:val="0095284E"/>
    <w:rsid w:val="009529BF"/>
    <w:rsid w:val="00952B6C"/>
    <w:rsid w:val="0095324D"/>
    <w:rsid w:val="0095341D"/>
    <w:rsid w:val="00953876"/>
    <w:rsid w:val="00953D1A"/>
    <w:rsid w:val="00954B78"/>
    <w:rsid w:val="00954CC3"/>
    <w:rsid w:val="00954D13"/>
    <w:rsid w:val="00954EEF"/>
    <w:rsid w:val="00954FF6"/>
    <w:rsid w:val="0095513E"/>
    <w:rsid w:val="009559CC"/>
    <w:rsid w:val="009559F4"/>
    <w:rsid w:val="00955C76"/>
    <w:rsid w:val="00955E2E"/>
    <w:rsid w:val="00955E71"/>
    <w:rsid w:val="00955EDD"/>
    <w:rsid w:val="00955F4E"/>
    <w:rsid w:val="00956512"/>
    <w:rsid w:val="0095672A"/>
    <w:rsid w:val="0095677C"/>
    <w:rsid w:val="0095698B"/>
    <w:rsid w:val="00956BA2"/>
    <w:rsid w:val="00956E53"/>
    <w:rsid w:val="009570E7"/>
    <w:rsid w:val="00957781"/>
    <w:rsid w:val="00957E92"/>
    <w:rsid w:val="009600FE"/>
    <w:rsid w:val="009605AA"/>
    <w:rsid w:val="009607A6"/>
    <w:rsid w:val="00960B11"/>
    <w:rsid w:val="009618BF"/>
    <w:rsid w:val="00961908"/>
    <w:rsid w:val="00961D11"/>
    <w:rsid w:val="00961FF8"/>
    <w:rsid w:val="00962347"/>
    <w:rsid w:val="0096258A"/>
    <w:rsid w:val="00962B7F"/>
    <w:rsid w:val="00962C56"/>
    <w:rsid w:val="00962CB7"/>
    <w:rsid w:val="00962EB4"/>
    <w:rsid w:val="00962EBF"/>
    <w:rsid w:val="009632FF"/>
    <w:rsid w:val="009635A0"/>
    <w:rsid w:val="009636AF"/>
    <w:rsid w:val="00963A2F"/>
    <w:rsid w:val="00963CA0"/>
    <w:rsid w:val="00963CD2"/>
    <w:rsid w:val="00963DDE"/>
    <w:rsid w:val="00964265"/>
    <w:rsid w:val="0096463A"/>
    <w:rsid w:val="00964D48"/>
    <w:rsid w:val="0096508E"/>
    <w:rsid w:val="00965196"/>
    <w:rsid w:val="00965199"/>
    <w:rsid w:val="00965502"/>
    <w:rsid w:val="0096578F"/>
    <w:rsid w:val="00965831"/>
    <w:rsid w:val="009659AD"/>
    <w:rsid w:val="009659DF"/>
    <w:rsid w:val="00965C16"/>
    <w:rsid w:val="00965D4F"/>
    <w:rsid w:val="00965EF7"/>
    <w:rsid w:val="00966B92"/>
    <w:rsid w:val="00966E09"/>
    <w:rsid w:val="00966E71"/>
    <w:rsid w:val="00967103"/>
    <w:rsid w:val="00967254"/>
    <w:rsid w:val="0096728C"/>
    <w:rsid w:val="009672B3"/>
    <w:rsid w:val="009676A0"/>
    <w:rsid w:val="00967B36"/>
    <w:rsid w:val="00967C96"/>
    <w:rsid w:val="00970022"/>
    <w:rsid w:val="00970120"/>
    <w:rsid w:val="00970388"/>
    <w:rsid w:val="0097071F"/>
    <w:rsid w:val="00970BA0"/>
    <w:rsid w:val="00970D4B"/>
    <w:rsid w:val="00970DDC"/>
    <w:rsid w:val="00971175"/>
    <w:rsid w:val="009716DF"/>
    <w:rsid w:val="00972451"/>
    <w:rsid w:val="00972778"/>
    <w:rsid w:val="00972908"/>
    <w:rsid w:val="00972B09"/>
    <w:rsid w:val="00972CD8"/>
    <w:rsid w:val="00972F44"/>
    <w:rsid w:val="00972FC9"/>
    <w:rsid w:val="009731B3"/>
    <w:rsid w:val="00973306"/>
    <w:rsid w:val="009736ED"/>
    <w:rsid w:val="009737C1"/>
    <w:rsid w:val="00973856"/>
    <w:rsid w:val="00973BA9"/>
    <w:rsid w:val="00973D97"/>
    <w:rsid w:val="00973FAE"/>
    <w:rsid w:val="009740B0"/>
    <w:rsid w:val="009745AC"/>
    <w:rsid w:val="00974A58"/>
    <w:rsid w:val="00974B88"/>
    <w:rsid w:val="00974CBA"/>
    <w:rsid w:val="00974D27"/>
    <w:rsid w:val="00974D75"/>
    <w:rsid w:val="00974E49"/>
    <w:rsid w:val="00975578"/>
    <w:rsid w:val="00975687"/>
    <w:rsid w:val="00975F2B"/>
    <w:rsid w:val="00975F56"/>
    <w:rsid w:val="00976489"/>
    <w:rsid w:val="0097666D"/>
    <w:rsid w:val="00976892"/>
    <w:rsid w:val="00977055"/>
    <w:rsid w:val="00977211"/>
    <w:rsid w:val="009772C9"/>
    <w:rsid w:val="009776DF"/>
    <w:rsid w:val="009776E0"/>
    <w:rsid w:val="009778FF"/>
    <w:rsid w:val="00977E75"/>
    <w:rsid w:val="009803CA"/>
    <w:rsid w:val="00980966"/>
    <w:rsid w:val="009809AC"/>
    <w:rsid w:val="009809EE"/>
    <w:rsid w:val="00980E08"/>
    <w:rsid w:val="00980E7E"/>
    <w:rsid w:val="00981180"/>
    <w:rsid w:val="00981518"/>
    <w:rsid w:val="00981C1D"/>
    <w:rsid w:val="009824FA"/>
    <w:rsid w:val="009828CD"/>
    <w:rsid w:val="00982AFC"/>
    <w:rsid w:val="00982B78"/>
    <w:rsid w:val="009831F1"/>
    <w:rsid w:val="00983397"/>
    <w:rsid w:val="00983A6D"/>
    <w:rsid w:val="00983B01"/>
    <w:rsid w:val="00983B7C"/>
    <w:rsid w:val="0098416C"/>
    <w:rsid w:val="00984734"/>
    <w:rsid w:val="00984E9D"/>
    <w:rsid w:val="00985568"/>
    <w:rsid w:val="00985610"/>
    <w:rsid w:val="00985641"/>
    <w:rsid w:val="009857A4"/>
    <w:rsid w:val="00985D04"/>
    <w:rsid w:val="00985F04"/>
    <w:rsid w:val="00985F78"/>
    <w:rsid w:val="009867E6"/>
    <w:rsid w:val="009869A9"/>
    <w:rsid w:val="00986E28"/>
    <w:rsid w:val="009871C0"/>
    <w:rsid w:val="00987206"/>
    <w:rsid w:val="00987748"/>
    <w:rsid w:val="00987816"/>
    <w:rsid w:val="00987CD6"/>
    <w:rsid w:val="00987DF1"/>
    <w:rsid w:val="00987EB2"/>
    <w:rsid w:val="00987EEE"/>
    <w:rsid w:val="00990096"/>
    <w:rsid w:val="009901B0"/>
    <w:rsid w:val="009902E9"/>
    <w:rsid w:val="00990545"/>
    <w:rsid w:val="00990616"/>
    <w:rsid w:val="0099065E"/>
    <w:rsid w:val="00990AE5"/>
    <w:rsid w:val="00990FBE"/>
    <w:rsid w:val="00991293"/>
    <w:rsid w:val="00991840"/>
    <w:rsid w:val="00991ABF"/>
    <w:rsid w:val="00991AE7"/>
    <w:rsid w:val="00992154"/>
    <w:rsid w:val="009921C8"/>
    <w:rsid w:val="00992D78"/>
    <w:rsid w:val="00993321"/>
    <w:rsid w:val="00993ED9"/>
    <w:rsid w:val="009940F2"/>
    <w:rsid w:val="0099411D"/>
    <w:rsid w:val="0099474D"/>
    <w:rsid w:val="009949F8"/>
    <w:rsid w:val="00994B33"/>
    <w:rsid w:val="00994D85"/>
    <w:rsid w:val="00994FEF"/>
    <w:rsid w:val="00995406"/>
    <w:rsid w:val="009954F2"/>
    <w:rsid w:val="00995522"/>
    <w:rsid w:val="00995889"/>
    <w:rsid w:val="009958E3"/>
    <w:rsid w:val="00995957"/>
    <w:rsid w:val="00995A2C"/>
    <w:rsid w:val="00995BCD"/>
    <w:rsid w:val="00995CCF"/>
    <w:rsid w:val="00995F15"/>
    <w:rsid w:val="00996005"/>
    <w:rsid w:val="00996181"/>
    <w:rsid w:val="009963B7"/>
    <w:rsid w:val="00996667"/>
    <w:rsid w:val="00996808"/>
    <w:rsid w:val="009969EF"/>
    <w:rsid w:val="00996BB8"/>
    <w:rsid w:val="0099702B"/>
    <w:rsid w:val="00997140"/>
    <w:rsid w:val="00997326"/>
    <w:rsid w:val="009974B0"/>
    <w:rsid w:val="009976C7"/>
    <w:rsid w:val="009978D5"/>
    <w:rsid w:val="00997ACA"/>
    <w:rsid w:val="00997CA5"/>
    <w:rsid w:val="00997D2C"/>
    <w:rsid w:val="00997F67"/>
    <w:rsid w:val="009A0373"/>
    <w:rsid w:val="009A0751"/>
    <w:rsid w:val="009A08D7"/>
    <w:rsid w:val="009A100D"/>
    <w:rsid w:val="009A1155"/>
    <w:rsid w:val="009A136F"/>
    <w:rsid w:val="009A1395"/>
    <w:rsid w:val="009A14F7"/>
    <w:rsid w:val="009A1B1B"/>
    <w:rsid w:val="009A1E0D"/>
    <w:rsid w:val="009A1F52"/>
    <w:rsid w:val="009A2622"/>
    <w:rsid w:val="009A28FB"/>
    <w:rsid w:val="009A2B9E"/>
    <w:rsid w:val="009A2BC6"/>
    <w:rsid w:val="009A2BFE"/>
    <w:rsid w:val="009A2DA4"/>
    <w:rsid w:val="009A2F64"/>
    <w:rsid w:val="009A31BA"/>
    <w:rsid w:val="009A32A4"/>
    <w:rsid w:val="009A3308"/>
    <w:rsid w:val="009A332C"/>
    <w:rsid w:val="009A3E3B"/>
    <w:rsid w:val="009A4299"/>
    <w:rsid w:val="009A438C"/>
    <w:rsid w:val="009A43CA"/>
    <w:rsid w:val="009A4551"/>
    <w:rsid w:val="009A48AD"/>
    <w:rsid w:val="009A4C42"/>
    <w:rsid w:val="009A4CB4"/>
    <w:rsid w:val="009A4DD0"/>
    <w:rsid w:val="009A5036"/>
    <w:rsid w:val="009A511C"/>
    <w:rsid w:val="009A533F"/>
    <w:rsid w:val="009A55CB"/>
    <w:rsid w:val="009A5671"/>
    <w:rsid w:val="009A5A6D"/>
    <w:rsid w:val="009A609D"/>
    <w:rsid w:val="009A6264"/>
    <w:rsid w:val="009A6509"/>
    <w:rsid w:val="009A65FD"/>
    <w:rsid w:val="009A6D58"/>
    <w:rsid w:val="009A6FE2"/>
    <w:rsid w:val="009A7030"/>
    <w:rsid w:val="009A7177"/>
    <w:rsid w:val="009A71C2"/>
    <w:rsid w:val="009A7399"/>
    <w:rsid w:val="009A7788"/>
    <w:rsid w:val="009A78AF"/>
    <w:rsid w:val="009A78F7"/>
    <w:rsid w:val="009A7B85"/>
    <w:rsid w:val="009A7E22"/>
    <w:rsid w:val="009B055E"/>
    <w:rsid w:val="009B079B"/>
    <w:rsid w:val="009B08AC"/>
    <w:rsid w:val="009B0ABF"/>
    <w:rsid w:val="009B0C74"/>
    <w:rsid w:val="009B0D64"/>
    <w:rsid w:val="009B0E9F"/>
    <w:rsid w:val="009B1007"/>
    <w:rsid w:val="009B1168"/>
    <w:rsid w:val="009B12F1"/>
    <w:rsid w:val="009B1500"/>
    <w:rsid w:val="009B154A"/>
    <w:rsid w:val="009B159F"/>
    <w:rsid w:val="009B19F4"/>
    <w:rsid w:val="009B1A65"/>
    <w:rsid w:val="009B1BBE"/>
    <w:rsid w:val="009B1CE9"/>
    <w:rsid w:val="009B20D6"/>
    <w:rsid w:val="009B253F"/>
    <w:rsid w:val="009B27F9"/>
    <w:rsid w:val="009B298A"/>
    <w:rsid w:val="009B2A8F"/>
    <w:rsid w:val="009B2B5C"/>
    <w:rsid w:val="009B2B8B"/>
    <w:rsid w:val="009B2D70"/>
    <w:rsid w:val="009B2F2A"/>
    <w:rsid w:val="009B3166"/>
    <w:rsid w:val="009B3501"/>
    <w:rsid w:val="009B363A"/>
    <w:rsid w:val="009B4174"/>
    <w:rsid w:val="009B4219"/>
    <w:rsid w:val="009B4244"/>
    <w:rsid w:val="009B4345"/>
    <w:rsid w:val="009B43F5"/>
    <w:rsid w:val="009B44C4"/>
    <w:rsid w:val="009B45E9"/>
    <w:rsid w:val="009B4987"/>
    <w:rsid w:val="009B4D41"/>
    <w:rsid w:val="009B4F06"/>
    <w:rsid w:val="009B51D9"/>
    <w:rsid w:val="009B5237"/>
    <w:rsid w:val="009B5642"/>
    <w:rsid w:val="009B570A"/>
    <w:rsid w:val="009B5815"/>
    <w:rsid w:val="009B58D4"/>
    <w:rsid w:val="009B58D6"/>
    <w:rsid w:val="009B666B"/>
    <w:rsid w:val="009B6780"/>
    <w:rsid w:val="009B68EC"/>
    <w:rsid w:val="009B6DA5"/>
    <w:rsid w:val="009B6FE9"/>
    <w:rsid w:val="009B7A59"/>
    <w:rsid w:val="009B7AC9"/>
    <w:rsid w:val="009B7C2F"/>
    <w:rsid w:val="009C0785"/>
    <w:rsid w:val="009C15A0"/>
    <w:rsid w:val="009C177D"/>
    <w:rsid w:val="009C17D7"/>
    <w:rsid w:val="009C18F5"/>
    <w:rsid w:val="009C19E8"/>
    <w:rsid w:val="009C1D66"/>
    <w:rsid w:val="009C1E6E"/>
    <w:rsid w:val="009C20E1"/>
    <w:rsid w:val="009C245A"/>
    <w:rsid w:val="009C25A5"/>
    <w:rsid w:val="009C2A80"/>
    <w:rsid w:val="009C2E8B"/>
    <w:rsid w:val="009C2F42"/>
    <w:rsid w:val="009C35A5"/>
    <w:rsid w:val="009C3AA4"/>
    <w:rsid w:val="009C3C3C"/>
    <w:rsid w:val="009C3CB5"/>
    <w:rsid w:val="009C3F91"/>
    <w:rsid w:val="009C420F"/>
    <w:rsid w:val="009C42A5"/>
    <w:rsid w:val="009C42F7"/>
    <w:rsid w:val="009C443F"/>
    <w:rsid w:val="009C462F"/>
    <w:rsid w:val="009C4658"/>
    <w:rsid w:val="009C4837"/>
    <w:rsid w:val="009C488E"/>
    <w:rsid w:val="009C48AC"/>
    <w:rsid w:val="009C4A12"/>
    <w:rsid w:val="009C4A61"/>
    <w:rsid w:val="009C4CD5"/>
    <w:rsid w:val="009C4CFC"/>
    <w:rsid w:val="009C4E6B"/>
    <w:rsid w:val="009C506B"/>
    <w:rsid w:val="009C54A7"/>
    <w:rsid w:val="009C560E"/>
    <w:rsid w:val="009C5B6F"/>
    <w:rsid w:val="009C5C66"/>
    <w:rsid w:val="009C5CD1"/>
    <w:rsid w:val="009C5DDF"/>
    <w:rsid w:val="009C6043"/>
    <w:rsid w:val="009C6764"/>
    <w:rsid w:val="009C6A3D"/>
    <w:rsid w:val="009C6C8C"/>
    <w:rsid w:val="009C6E0B"/>
    <w:rsid w:val="009C6FD9"/>
    <w:rsid w:val="009C7022"/>
    <w:rsid w:val="009C7025"/>
    <w:rsid w:val="009C71A4"/>
    <w:rsid w:val="009C724B"/>
    <w:rsid w:val="009C744C"/>
    <w:rsid w:val="009C75E1"/>
    <w:rsid w:val="009C7830"/>
    <w:rsid w:val="009C792A"/>
    <w:rsid w:val="009C7B6C"/>
    <w:rsid w:val="009D0027"/>
    <w:rsid w:val="009D04D4"/>
    <w:rsid w:val="009D05FE"/>
    <w:rsid w:val="009D1040"/>
    <w:rsid w:val="009D1346"/>
    <w:rsid w:val="009D136B"/>
    <w:rsid w:val="009D18E2"/>
    <w:rsid w:val="009D1BA1"/>
    <w:rsid w:val="009D1DAE"/>
    <w:rsid w:val="009D1F55"/>
    <w:rsid w:val="009D269E"/>
    <w:rsid w:val="009D2B8E"/>
    <w:rsid w:val="009D2E13"/>
    <w:rsid w:val="009D325D"/>
    <w:rsid w:val="009D3667"/>
    <w:rsid w:val="009D3AD6"/>
    <w:rsid w:val="009D3AD7"/>
    <w:rsid w:val="009D3B0A"/>
    <w:rsid w:val="009D3BA4"/>
    <w:rsid w:val="009D40C4"/>
    <w:rsid w:val="009D436F"/>
    <w:rsid w:val="009D4691"/>
    <w:rsid w:val="009D4E0B"/>
    <w:rsid w:val="009D4EEA"/>
    <w:rsid w:val="009D515D"/>
    <w:rsid w:val="009D522A"/>
    <w:rsid w:val="009D5294"/>
    <w:rsid w:val="009D52DE"/>
    <w:rsid w:val="009D56D5"/>
    <w:rsid w:val="009D56E8"/>
    <w:rsid w:val="009D5A8B"/>
    <w:rsid w:val="009D5C8C"/>
    <w:rsid w:val="009D5E8F"/>
    <w:rsid w:val="009D6629"/>
    <w:rsid w:val="009D68C2"/>
    <w:rsid w:val="009D6F6C"/>
    <w:rsid w:val="009D7167"/>
    <w:rsid w:val="009D7329"/>
    <w:rsid w:val="009D737D"/>
    <w:rsid w:val="009D74AF"/>
    <w:rsid w:val="009D75D0"/>
    <w:rsid w:val="009D76C7"/>
    <w:rsid w:val="009D775B"/>
    <w:rsid w:val="009D7A4A"/>
    <w:rsid w:val="009D7E36"/>
    <w:rsid w:val="009E0549"/>
    <w:rsid w:val="009E0936"/>
    <w:rsid w:val="009E0BA7"/>
    <w:rsid w:val="009E14FC"/>
    <w:rsid w:val="009E1566"/>
    <w:rsid w:val="009E1587"/>
    <w:rsid w:val="009E1625"/>
    <w:rsid w:val="009E180A"/>
    <w:rsid w:val="009E19F1"/>
    <w:rsid w:val="009E19FB"/>
    <w:rsid w:val="009E1B28"/>
    <w:rsid w:val="009E1E72"/>
    <w:rsid w:val="009E2175"/>
    <w:rsid w:val="009E26C9"/>
    <w:rsid w:val="009E284C"/>
    <w:rsid w:val="009E2891"/>
    <w:rsid w:val="009E2923"/>
    <w:rsid w:val="009E2A0F"/>
    <w:rsid w:val="009E2ADF"/>
    <w:rsid w:val="009E2BED"/>
    <w:rsid w:val="009E2C61"/>
    <w:rsid w:val="009E2CF6"/>
    <w:rsid w:val="009E2ED5"/>
    <w:rsid w:val="009E3002"/>
    <w:rsid w:val="009E30A5"/>
    <w:rsid w:val="009E334B"/>
    <w:rsid w:val="009E3392"/>
    <w:rsid w:val="009E348C"/>
    <w:rsid w:val="009E34C7"/>
    <w:rsid w:val="009E35F4"/>
    <w:rsid w:val="009E381A"/>
    <w:rsid w:val="009E3A00"/>
    <w:rsid w:val="009E3A2A"/>
    <w:rsid w:val="009E3D67"/>
    <w:rsid w:val="009E3E4A"/>
    <w:rsid w:val="009E410C"/>
    <w:rsid w:val="009E4398"/>
    <w:rsid w:val="009E4B12"/>
    <w:rsid w:val="009E4BB7"/>
    <w:rsid w:val="009E4ED1"/>
    <w:rsid w:val="009E54C6"/>
    <w:rsid w:val="009E55B0"/>
    <w:rsid w:val="009E5822"/>
    <w:rsid w:val="009E5910"/>
    <w:rsid w:val="009E5CFA"/>
    <w:rsid w:val="009E5F57"/>
    <w:rsid w:val="009E5F97"/>
    <w:rsid w:val="009E6501"/>
    <w:rsid w:val="009E694C"/>
    <w:rsid w:val="009E6DC0"/>
    <w:rsid w:val="009E7AFC"/>
    <w:rsid w:val="009F065C"/>
    <w:rsid w:val="009F077F"/>
    <w:rsid w:val="009F0790"/>
    <w:rsid w:val="009F07DB"/>
    <w:rsid w:val="009F08D4"/>
    <w:rsid w:val="009F0A93"/>
    <w:rsid w:val="009F0ABF"/>
    <w:rsid w:val="009F0D44"/>
    <w:rsid w:val="009F12E1"/>
    <w:rsid w:val="009F17DD"/>
    <w:rsid w:val="009F17E8"/>
    <w:rsid w:val="009F18D7"/>
    <w:rsid w:val="009F1D83"/>
    <w:rsid w:val="009F214A"/>
    <w:rsid w:val="009F2414"/>
    <w:rsid w:val="009F24E2"/>
    <w:rsid w:val="009F266F"/>
    <w:rsid w:val="009F2FF7"/>
    <w:rsid w:val="009F3021"/>
    <w:rsid w:val="009F3121"/>
    <w:rsid w:val="009F33BD"/>
    <w:rsid w:val="009F37D6"/>
    <w:rsid w:val="009F3A98"/>
    <w:rsid w:val="009F3C47"/>
    <w:rsid w:val="009F40C0"/>
    <w:rsid w:val="009F40F3"/>
    <w:rsid w:val="009F47FF"/>
    <w:rsid w:val="009F4878"/>
    <w:rsid w:val="009F48FC"/>
    <w:rsid w:val="009F4BB9"/>
    <w:rsid w:val="009F4F64"/>
    <w:rsid w:val="009F4F90"/>
    <w:rsid w:val="009F518D"/>
    <w:rsid w:val="009F51CE"/>
    <w:rsid w:val="009F549D"/>
    <w:rsid w:val="009F57D9"/>
    <w:rsid w:val="009F584D"/>
    <w:rsid w:val="009F5899"/>
    <w:rsid w:val="009F5C41"/>
    <w:rsid w:val="009F5D4C"/>
    <w:rsid w:val="009F5FA9"/>
    <w:rsid w:val="009F60FF"/>
    <w:rsid w:val="009F61B3"/>
    <w:rsid w:val="009F62A4"/>
    <w:rsid w:val="009F62FA"/>
    <w:rsid w:val="009F6305"/>
    <w:rsid w:val="009F635A"/>
    <w:rsid w:val="009F657B"/>
    <w:rsid w:val="009F66D7"/>
    <w:rsid w:val="009F6787"/>
    <w:rsid w:val="009F6911"/>
    <w:rsid w:val="009F69CD"/>
    <w:rsid w:val="009F69F4"/>
    <w:rsid w:val="009F739D"/>
    <w:rsid w:val="009F76FB"/>
    <w:rsid w:val="009F78E8"/>
    <w:rsid w:val="009F7F25"/>
    <w:rsid w:val="009F7FB7"/>
    <w:rsid w:val="009F7FE9"/>
    <w:rsid w:val="00A0013B"/>
    <w:rsid w:val="00A0018F"/>
    <w:rsid w:val="00A001CA"/>
    <w:rsid w:val="00A0073F"/>
    <w:rsid w:val="00A00757"/>
    <w:rsid w:val="00A007E6"/>
    <w:rsid w:val="00A00BD6"/>
    <w:rsid w:val="00A00D53"/>
    <w:rsid w:val="00A00DCC"/>
    <w:rsid w:val="00A00FED"/>
    <w:rsid w:val="00A0137B"/>
    <w:rsid w:val="00A01465"/>
    <w:rsid w:val="00A019FA"/>
    <w:rsid w:val="00A01E87"/>
    <w:rsid w:val="00A01E9D"/>
    <w:rsid w:val="00A02096"/>
    <w:rsid w:val="00A024E9"/>
    <w:rsid w:val="00A026E0"/>
    <w:rsid w:val="00A02898"/>
    <w:rsid w:val="00A02A49"/>
    <w:rsid w:val="00A02CE0"/>
    <w:rsid w:val="00A02CEB"/>
    <w:rsid w:val="00A03317"/>
    <w:rsid w:val="00A0387E"/>
    <w:rsid w:val="00A03A3D"/>
    <w:rsid w:val="00A03D82"/>
    <w:rsid w:val="00A0410F"/>
    <w:rsid w:val="00A0479D"/>
    <w:rsid w:val="00A04EBC"/>
    <w:rsid w:val="00A04FFF"/>
    <w:rsid w:val="00A05155"/>
    <w:rsid w:val="00A05564"/>
    <w:rsid w:val="00A05580"/>
    <w:rsid w:val="00A05B7E"/>
    <w:rsid w:val="00A05C57"/>
    <w:rsid w:val="00A05C9F"/>
    <w:rsid w:val="00A05E97"/>
    <w:rsid w:val="00A05F71"/>
    <w:rsid w:val="00A064D6"/>
    <w:rsid w:val="00A066F5"/>
    <w:rsid w:val="00A070A1"/>
    <w:rsid w:val="00A0712D"/>
    <w:rsid w:val="00A0730E"/>
    <w:rsid w:val="00A07988"/>
    <w:rsid w:val="00A07B4E"/>
    <w:rsid w:val="00A07EF2"/>
    <w:rsid w:val="00A07F71"/>
    <w:rsid w:val="00A105DF"/>
    <w:rsid w:val="00A10799"/>
    <w:rsid w:val="00A107D1"/>
    <w:rsid w:val="00A10A1D"/>
    <w:rsid w:val="00A11058"/>
    <w:rsid w:val="00A113FC"/>
    <w:rsid w:val="00A1151C"/>
    <w:rsid w:val="00A11527"/>
    <w:rsid w:val="00A11594"/>
    <w:rsid w:val="00A1172B"/>
    <w:rsid w:val="00A117D1"/>
    <w:rsid w:val="00A12361"/>
    <w:rsid w:val="00A123C9"/>
    <w:rsid w:val="00A124BB"/>
    <w:rsid w:val="00A127AD"/>
    <w:rsid w:val="00A12F5F"/>
    <w:rsid w:val="00A13135"/>
    <w:rsid w:val="00A1328C"/>
    <w:rsid w:val="00A1336F"/>
    <w:rsid w:val="00A13521"/>
    <w:rsid w:val="00A13647"/>
    <w:rsid w:val="00A138A7"/>
    <w:rsid w:val="00A138C6"/>
    <w:rsid w:val="00A13A0E"/>
    <w:rsid w:val="00A13BAA"/>
    <w:rsid w:val="00A13C45"/>
    <w:rsid w:val="00A145F9"/>
    <w:rsid w:val="00A150F9"/>
    <w:rsid w:val="00A15484"/>
    <w:rsid w:val="00A15746"/>
    <w:rsid w:val="00A15A3C"/>
    <w:rsid w:val="00A15E3F"/>
    <w:rsid w:val="00A163CD"/>
    <w:rsid w:val="00A166FD"/>
    <w:rsid w:val="00A16882"/>
    <w:rsid w:val="00A168AB"/>
    <w:rsid w:val="00A1695D"/>
    <w:rsid w:val="00A16A6F"/>
    <w:rsid w:val="00A16BA4"/>
    <w:rsid w:val="00A16BB5"/>
    <w:rsid w:val="00A16BD0"/>
    <w:rsid w:val="00A17220"/>
    <w:rsid w:val="00A2056C"/>
    <w:rsid w:val="00A208FA"/>
    <w:rsid w:val="00A20A66"/>
    <w:rsid w:val="00A20B01"/>
    <w:rsid w:val="00A20D59"/>
    <w:rsid w:val="00A20E54"/>
    <w:rsid w:val="00A211B9"/>
    <w:rsid w:val="00A218B7"/>
    <w:rsid w:val="00A219E3"/>
    <w:rsid w:val="00A21D7D"/>
    <w:rsid w:val="00A21E89"/>
    <w:rsid w:val="00A223DB"/>
    <w:rsid w:val="00A22599"/>
    <w:rsid w:val="00A2278C"/>
    <w:rsid w:val="00A22841"/>
    <w:rsid w:val="00A23173"/>
    <w:rsid w:val="00A23332"/>
    <w:rsid w:val="00A239A6"/>
    <w:rsid w:val="00A239B9"/>
    <w:rsid w:val="00A239D1"/>
    <w:rsid w:val="00A23B64"/>
    <w:rsid w:val="00A23C8C"/>
    <w:rsid w:val="00A242D2"/>
    <w:rsid w:val="00A24589"/>
    <w:rsid w:val="00A246F0"/>
    <w:rsid w:val="00A249E6"/>
    <w:rsid w:val="00A24CBE"/>
    <w:rsid w:val="00A24DE0"/>
    <w:rsid w:val="00A24EC0"/>
    <w:rsid w:val="00A24F26"/>
    <w:rsid w:val="00A251A8"/>
    <w:rsid w:val="00A25602"/>
    <w:rsid w:val="00A25648"/>
    <w:rsid w:val="00A256DF"/>
    <w:rsid w:val="00A25A02"/>
    <w:rsid w:val="00A25BD0"/>
    <w:rsid w:val="00A25C9C"/>
    <w:rsid w:val="00A25E19"/>
    <w:rsid w:val="00A260E3"/>
    <w:rsid w:val="00A269A3"/>
    <w:rsid w:val="00A26A44"/>
    <w:rsid w:val="00A26A9E"/>
    <w:rsid w:val="00A26CEE"/>
    <w:rsid w:val="00A26CF1"/>
    <w:rsid w:val="00A26EF5"/>
    <w:rsid w:val="00A27586"/>
    <w:rsid w:val="00A27A0F"/>
    <w:rsid w:val="00A27A39"/>
    <w:rsid w:val="00A27AFB"/>
    <w:rsid w:val="00A27D71"/>
    <w:rsid w:val="00A27F83"/>
    <w:rsid w:val="00A27FF9"/>
    <w:rsid w:val="00A305AD"/>
    <w:rsid w:val="00A30644"/>
    <w:rsid w:val="00A30B30"/>
    <w:rsid w:val="00A31299"/>
    <w:rsid w:val="00A31366"/>
    <w:rsid w:val="00A31884"/>
    <w:rsid w:val="00A31ACF"/>
    <w:rsid w:val="00A31E99"/>
    <w:rsid w:val="00A31F3F"/>
    <w:rsid w:val="00A3205E"/>
    <w:rsid w:val="00A321CB"/>
    <w:rsid w:val="00A3282B"/>
    <w:rsid w:val="00A32A4F"/>
    <w:rsid w:val="00A32A68"/>
    <w:rsid w:val="00A32A8E"/>
    <w:rsid w:val="00A32DA5"/>
    <w:rsid w:val="00A33322"/>
    <w:rsid w:val="00A33394"/>
    <w:rsid w:val="00A334ED"/>
    <w:rsid w:val="00A334F1"/>
    <w:rsid w:val="00A3368A"/>
    <w:rsid w:val="00A33695"/>
    <w:rsid w:val="00A337B4"/>
    <w:rsid w:val="00A33836"/>
    <w:rsid w:val="00A33D5C"/>
    <w:rsid w:val="00A3437A"/>
    <w:rsid w:val="00A347D6"/>
    <w:rsid w:val="00A34DDC"/>
    <w:rsid w:val="00A34F57"/>
    <w:rsid w:val="00A351D3"/>
    <w:rsid w:val="00A35905"/>
    <w:rsid w:val="00A3591C"/>
    <w:rsid w:val="00A359ED"/>
    <w:rsid w:val="00A35B80"/>
    <w:rsid w:val="00A35D50"/>
    <w:rsid w:val="00A35DF2"/>
    <w:rsid w:val="00A35F61"/>
    <w:rsid w:val="00A360CE"/>
    <w:rsid w:val="00A36785"/>
    <w:rsid w:val="00A3691E"/>
    <w:rsid w:val="00A36A23"/>
    <w:rsid w:val="00A36AA4"/>
    <w:rsid w:val="00A371B6"/>
    <w:rsid w:val="00A375DD"/>
    <w:rsid w:val="00A37693"/>
    <w:rsid w:val="00A37A17"/>
    <w:rsid w:val="00A37AA7"/>
    <w:rsid w:val="00A37C5E"/>
    <w:rsid w:val="00A37EB9"/>
    <w:rsid w:val="00A37F15"/>
    <w:rsid w:val="00A37F42"/>
    <w:rsid w:val="00A40031"/>
    <w:rsid w:val="00A405EF"/>
    <w:rsid w:val="00A40C3F"/>
    <w:rsid w:val="00A40CDA"/>
    <w:rsid w:val="00A41503"/>
    <w:rsid w:val="00A4186E"/>
    <w:rsid w:val="00A41C59"/>
    <w:rsid w:val="00A42530"/>
    <w:rsid w:val="00A42CAD"/>
    <w:rsid w:val="00A42F06"/>
    <w:rsid w:val="00A42FA9"/>
    <w:rsid w:val="00A438BC"/>
    <w:rsid w:val="00A447D7"/>
    <w:rsid w:val="00A4490C"/>
    <w:rsid w:val="00A4497D"/>
    <w:rsid w:val="00A44C1E"/>
    <w:rsid w:val="00A452F3"/>
    <w:rsid w:val="00A454CB"/>
    <w:rsid w:val="00A45B2F"/>
    <w:rsid w:val="00A461D2"/>
    <w:rsid w:val="00A46207"/>
    <w:rsid w:val="00A46463"/>
    <w:rsid w:val="00A46794"/>
    <w:rsid w:val="00A468C7"/>
    <w:rsid w:val="00A469A3"/>
    <w:rsid w:val="00A46D61"/>
    <w:rsid w:val="00A46E0F"/>
    <w:rsid w:val="00A47113"/>
    <w:rsid w:val="00A4726D"/>
    <w:rsid w:val="00A47735"/>
    <w:rsid w:val="00A47918"/>
    <w:rsid w:val="00A47AE6"/>
    <w:rsid w:val="00A47C22"/>
    <w:rsid w:val="00A47E11"/>
    <w:rsid w:val="00A47EC6"/>
    <w:rsid w:val="00A47F20"/>
    <w:rsid w:val="00A50171"/>
    <w:rsid w:val="00A5028D"/>
    <w:rsid w:val="00A50385"/>
    <w:rsid w:val="00A50472"/>
    <w:rsid w:val="00A50565"/>
    <w:rsid w:val="00A5068E"/>
    <w:rsid w:val="00A50C29"/>
    <w:rsid w:val="00A50F74"/>
    <w:rsid w:val="00A50FF0"/>
    <w:rsid w:val="00A5114B"/>
    <w:rsid w:val="00A5158D"/>
    <w:rsid w:val="00A5168B"/>
    <w:rsid w:val="00A51B9A"/>
    <w:rsid w:val="00A51D86"/>
    <w:rsid w:val="00A520D2"/>
    <w:rsid w:val="00A521FC"/>
    <w:rsid w:val="00A52288"/>
    <w:rsid w:val="00A52296"/>
    <w:rsid w:val="00A52373"/>
    <w:rsid w:val="00A52520"/>
    <w:rsid w:val="00A52786"/>
    <w:rsid w:val="00A52927"/>
    <w:rsid w:val="00A52C98"/>
    <w:rsid w:val="00A52E94"/>
    <w:rsid w:val="00A52FA6"/>
    <w:rsid w:val="00A52FB1"/>
    <w:rsid w:val="00A530C0"/>
    <w:rsid w:val="00A53622"/>
    <w:rsid w:val="00A5364F"/>
    <w:rsid w:val="00A53666"/>
    <w:rsid w:val="00A536E0"/>
    <w:rsid w:val="00A53B5B"/>
    <w:rsid w:val="00A53C05"/>
    <w:rsid w:val="00A53DE8"/>
    <w:rsid w:val="00A54105"/>
    <w:rsid w:val="00A54110"/>
    <w:rsid w:val="00A5415B"/>
    <w:rsid w:val="00A541B5"/>
    <w:rsid w:val="00A543E8"/>
    <w:rsid w:val="00A549EB"/>
    <w:rsid w:val="00A54AFE"/>
    <w:rsid w:val="00A54EF6"/>
    <w:rsid w:val="00A54F72"/>
    <w:rsid w:val="00A5561A"/>
    <w:rsid w:val="00A557FE"/>
    <w:rsid w:val="00A55D09"/>
    <w:rsid w:val="00A55E15"/>
    <w:rsid w:val="00A56260"/>
    <w:rsid w:val="00A5647C"/>
    <w:rsid w:val="00A566AF"/>
    <w:rsid w:val="00A56B20"/>
    <w:rsid w:val="00A56F0C"/>
    <w:rsid w:val="00A571A2"/>
    <w:rsid w:val="00A572B4"/>
    <w:rsid w:val="00A573AE"/>
    <w:rsid w:val="00A573EA"/>
    <w:rsid w:val="00A57481"/>
    <w:rsid w:val="00A57821"/>
    <w:rsid w:val="00A60030"/>
    <w:rsid w:val="00A600F2"/>
    <w:rsid w:val="00A6015A"/>
    <w:rsid w:val="00A60A34"/>
    <w:rsid w:val="00A60D61"/>
    <w:rsid w:val="00A60F09"/>
    <w:rsid w:val="00A60FF0"/>
    <w:rsid w:val="00A61111"/>
    <w:rsid w:val="00A618A6"/>
    <w:rsid w:val="00A61BB0"/>
    <w:rsid w:val="00A61C9F"/>
    <w:rsid w:val="00A61FF7"/>
    <w:rsid w:val="00A623C0"/>
    <w:rsid w:val="00A62492"/>
    <w:rsid w:val="00A625B2"/>
    <w:rsid w:val="00A628F8"/>
    <w:rsid w:val="00A62A32"/>
    <w:rsid w:val="00A62D8A"/>
    <w:rsid w:val="00A632C0"/>
    <w:rsid w:val="00A634BC"/>
    <w:rsid w:val="00A63529"/>
    <w:rsid w:val="00A63F7F"/>
    <w:rsid w:val="00A64F7F"/>
    <w:rsid w:val="00A65044"/>
    <w:rsid w:val="00A6562D"/>
    <w:rsid w:val="00A657C5"/>
    <w:rsid w:val="00A65EB9"/>
    <w:rsid w:val="00A660B9"/>
    <w:rsid w:val="00A66455"/>
    <w:rsid w:val="00A6679D"/>
    <w:rsid w:val="00A667F9"/>
    <w:rsid w:val="00A66F2E"/>
    <w:rsid w:val="00A6703B"/>
    <w:rsid w:val="00A671A0"/>
    <w:rsid w:val="00A6722B"/>
    <w:rsid w:val="00A674E2"/>
    <w:rsid w:val="00A6759C"/>
    <w:rsid w:val="00A67A9D"/>
    <w:rsid w:val="00A67D18"/>
    <w:rsid w:val="00A67F55"/>
    <w:rsid w:val="00A709F9"/>
    <w:rsid w:val="00A70BC2"/>
    <w:rsid w:val="00A70E47"/>
    <w:rsid w:val="00A70EA6"/>
    <w:rsid w:val="00A711B5"/>
    <w:rsid w:val="00A71D64"/>
    <w:rsid w:val="00A71F55"/>
    <w:rsid w:val="00A7207D"/>
    <w:rsid w:val="00A7236E"/>
    <w:rsid w:val="00A724FE"/>
    <w:rsid w:val="00A72581"/>
    <w:rsid w:val="00A72765"/>
    <w:rsid w:val="00A72867"/>
    <w:rsid w:val="00A72CE5"/>
    <w:rsid w:val="00A72EB9"/>
    <w:rsid w:val="00A72FA9"/>
    <w:rsid w:val="00A7305B"/>
    <w:rsid w:val="00A73075"/>
    <w:rsid w:val="00A7336E"/>
    <w:rsid w:val="00A73792"/>
    <w:rsid w:val="00A7387E"/>
    <w:rsid w:val="00A73CD7"/>
    <w:rsid w:val="00A74403"/>
    <w:rsid w:val="00A74520"/>
    <w:rsid w:val="00A745AB"/>
    <w:rsid w:val="00A745E9"/>
    <w:rsid w:val="00A74698"/>
    <w:rsid w:val="00A747B1"/>
    <w:rsid w:val="00A74937"/>
    <w:rsid w:val="00A74CC4"/>
    <w:rsid w:val="00A74D33"/>
    <w:rsid w:val="00A74E86"/>
    <w:rsid w:val="00A74EE7"/>
    <w:rsid w:val="00A7557C"/>
    <w:rsid w:val="00A759FA"/>
    <w:rsid w:val="00A75AC6"/>
    <w:rsid w:val="00A75B4B"/>
    <w:rsid w:val="00A75BBB"/>
    <w:rsid w:val="00A75EBF"/>
    <w:rsid w:val="00A75F8C"/>
    <w:rsid w:val="00A76264"/>
    <w:rsid w:val="00A7693E"/>
    <w:rsid w:val="00A76970"/>
    <w:rsid w:val="00A76CE7"/>
    <w:rsid w:val="00A76F50"/>
    <w:rsid w:val="00A771C1"/>
    <w:rsid w:val="00A772E0"/>
    <w:rsid w:val="00A774E4"/>
    <w:rsid w:val="00A775B1"/>
    <w:rsid w:val="00A778C1"/>
    <w:rsid w:val="00A80288"/>
    <w:rsid w:val="00A803E4"/>
    <w:rsid w:val="00A8086C"/>
    <w:rsid w:val="00A80944"/>
    <w:rsid w:val="00A80EA3"/>
    <w:rsid w:val="00A80F76"/>
    <w:rsid w:val="00A81066"/>
    <w:rsid w:val="00A819F4"/>
    <w:rsid w:val="00A81B35"/>
    <w:rsid w:val="00A81BA9"/>
    <w:rsid w:val="00A81CAA"/>
    <w:rsid w:val="00A81E96"/>
    <w:rsid w:val="00A8237E"/>
    <w:rsid w:val="00A8249D"/>
    <w:rsid w:val="00A8274E"/>
    <w:rsid w:val="00A82798"/>
    <w:rsid w:val="00A82A66"/>
    <w:rsid w:val="00A82AC6"/>
    <w:rsid w:val="00A82B92"/>
    <w:rsid w:val="00A82BB8"/>
    <w:rsid w:val="00A82F09"/>
    <w:rsid w:val="00A82FE2"/>
    <w:rsid w:val="00A82FF3"/>
    <w:rsid w:val="00A8327D"/>
    <w:rsid w:val="00A833C4"/>
    <w:rsid w:val="00A834BA"/>
    <w:rsid w:val="00A836FC"/>
    <w:rsid w:val="00A8371A"/>
    <w:rsid w:val="00A837F7"/>
    <w:rsid w:val="00A83D43"/>
    <w:rsid w:val="00A841BF"/>
    <w:rsid w:val="00A8462C"/>
    <w:rsid w:val="00A84649"/>
    <w:rsid w:val="00A846E0"/>
    <w:rsid w:val="00A84ADB"/>
    <w:rsid w:val="00A85497"/>
    <w:rsid w:val="00A855DD"/>
    <w:rsid w:val="00A855E2"/>
    <w:rsid w:val="00A8572A"/>
    <w:rsid w:val="00A8581E"/>
    <w:rsid w:val="00A8587D"/>
    <w:rsid w:val="00A85A60"/>
    <w:rsid w:val="00A85A83"/>
    <w:rsid w:val="00A85B0B"/>
    <w:rsid w:val="00A85BE4"/>
    <w:rsid w:val="00A85E02"/>
    <w:rsid w:val="00A863A2"/>
    <w:rsid w:val="00A86644"/>
    <w:rsid w:val="00A867F3"/>
    <w:rsid w:val="00A869E3"/>
    <w:rsid w:val="00A8707D"/>
    <w:rsid w:val="00A874B3"/>
    <w:rsid w:val="00A874EE"/>
    <w:rsid w:val="00A875B8"/>
    <w:rsid w:val="00A876B6"/>
    <w:rsid w:val="00A878CF"/>
    <w:rsid w:val="00A87DAA"/>
    <w:rsid w:val="00A90D7D"/>
    <w:rsid w:val="00A91A39"/>
    <w:rsid w:val="00A91A77"/>
    <w:rsid w:val="00A91C12"/>
    <w:rsid w:val="00A91E39"/>
    <w:rsid w:val="00A91E5D"/>
    <w:rsid w:val="00A92757"/>
    <w:rsid w:val="00A92774"/>
    <w:rsid w:val="00A92A51"/>
    <w:rsid w:val="00A92D8E"/>
    <w:rsid w:val="00A9307E"/>
    <w:rsid w:val="00A93115"/>
    <w:rsid w:val="00A9319C"/>
    <w:rsid w:val="00A93695"/>
    <w:rsid w:val="00A938EE"/>
    <w:rsid w:val="00A93E18"/>
    <w:rsid w:val="00A93E60"/>
    <w:rsid w:val="00A94530"/>
    <w:rsid w:val="00A947DF"/>
    <w:rsid w:val="00A94987"/>
    <w:rsid w:val="00A94EB9"/>
    <w:rsid w:val="00A94F63"/>
    <w:rsid w:val="00A95441"/>
    <w:rsid w:val="00A95685"/>
    <w:rsid w:val="00A95C7D"/>
    <w:rsid w:val="00A95D65"/>
    <w:rsid w:val="00A95D95"/>
    <w:rsid w:val="00A96885"/>
    <w:rsid w:val="00A96A2A"/>
    <w:rsid w:val="00A96A46"/>
    <w:rsid w:val="00A96D2D"/>
    <w:rsid w:val="00A97086"/>
    <w:rsid w:val="00A970E8"/>
    <w:rsid w:val="00A97275"/>
    <w:rsid w:val="00A97558"/>
    <w:rsid w:val="00A97CB9"/>
    <w:rsid w:val="00A97D16"/>
    <w:rsid w:val="00AA06A1"/>
    <w:rsid w:val="00AA06D3"/>
    <w:rsid w:val="00AA098B"/>
    <w:rsid w:val="00AA0A24"/>
    <w:rsid w:val="00AA0FAE"/>
    <w:rsid w:val="00AA10C2"/>
    <w:rsid w:val="00AA10CB"/>
    <w:rsid w:val="00AA10EB"/>
    <w:rsid w:val="00AA1358"/>
    <w:rsid w:val="00AA139F"/>
    <w:rsid w:val="00AA180E"/>
    <w:rsid w:val="00AA1867"/>
    <w:rsid w:val="00AA1A38"/>
    <w:rsid w:val="00AA1C0E"/>
    <w:rsid w:val="00AA1DF2"/>
    <w:rsid w:val="00AA1F28"/>
    <w:rsid w:val="00AA1FE7"/>
    <w:rsid w:val="00AA20B3"/>
    <w:rsid w:val="00AA2379"/>
    <w:rsid w:val="00AA25BA"/>
    <w:rsid w:val="00AA29D4"/>
    <w:rsid w:val="00AA2A60"/>
    <w:rsid w:val="00AA2BE1"/>
    <w:rsid w:val="00AA2E5E"/>
    <w:rsid w:val="00AA336B"/>
    <w:rsid w:val="00AA3704"/>
    <w:rsid w:val="00AA3A17"/>
    <w:rsid w:val="00AA3FC8"/>
    <w:rsid w:val="00AA40E4"/>
    <w:rsid w:val="00AA417D"/>
    <w:rsid w:val="00AA45AE"/>
    <w:rsid w:val="00AA47D1"/>
    <w:rsid w:val="00AA49F2"/>
    <w:rsid w:val="00AA4F11"/>
    <w:rsid w:val="00AA5699"/>
    <w:rsid w:val="00AA5765"/>
    <w:rsid w:val="00AA57BD"/>
    <w:rsid w:val="00AA5833"/>
    <w:rsid w:val="00AA5CD6"/>
    <w:rsid w:val="00AA5CF2"/>
    <w:rsid w:val="00AA6052"/>
    <w:rsid w:val="00AA6361"/>
    <w:rsid w:val="00AA65A4"/>
    <w:rsid w:val="00AA68B1"/>
    <w:rsid w:val="00AA68B9"/>
    <w:rsid w:val="00AA6AC6"/>
    <w:rsid w:val="00AA6B30"/>
    <w:rsid w:val="00AA7123"/>
    <w:rsid w:val="00AA7402"/>
    <w:rsid w:val="00AA7405"/>
    <w:rsid w:val="00AA7470"/>
    <w:rsid w:val="00AA76DA"/>
    <w:rsid w:val="00AA76E5"/>
    <w:rsid w:val="00AA7BE4"/>
    <w:rsid w:val="00AB01B0"/>
    <w:rsid w:val="00AB042B"/>
    <w:rsid w:val="00AB066A"/>
    <w:rsid w:val="00AB0B84"/>
    <w:rsid w:val="00AB0C43"/>
    <w:rsid w:val="00AB0FDD"/>
    <w:rsid w:val="00AB1270"/>
    <w:rsid w:val="00AB1331"/>
    <w:rsid w:val="00AB1786"/>
    <w:rsid w:val="00AB18BF"/>
    <w:rsid w:val="00AB18D2"/>
    <w:rsid w:val="00AB1B65"/>
    <w:rsid w:val="00AB2160"/>
    <w:rsid w:val="00AB23B9"/>
    <w:rsid w:val="00AB23BB"/>
    <w:rsid w:val="00AB24DA"/>
    <w:rsid w:val="00AB25F9"/>
    <w:rsid w:val="00AB2C30"/>
    <w:rsid w:val="00AB2C41"/>
    <w:rsid w:val="00AB302C"/>
    <w:rsid w:val="00AB307F"/>
    <w:rsid w:val="00AB34C5"/>
    <w:rsid w:val="00AB34E9"/>
    <w:rsid w:val="00AB36DA"/>
    <w:rsid w:val="00AB3F9F"/>
    <w:rsid w:val="00AB407D"/>
    <w:rsid w:val="00AB41B8"/>
    <w:rsid w:val="00AB45E3"/>
    <w:rsid w:val="00AB4688"/>
    <w:rsid w:val="00AB4792"/>
    <w:rsid w:val="00AB4944"/>
    <w:rsid w:val="00AB4B90"/>
    <w:rsid w:val="00AB4D03"/>
    <w:rsid w:val="00AB5016"/>
    <w:rsid w:val="00AB5268"/>
    <w:rsid w:val="00AB5542"/>
    <w:rsid w:val="00AB5607"/>
    <w:rsid w:val="00AB58F3"/>
    <w:rsid w:val="00AB5C3D"/>
    <w:rsid w:val="00AB5D35"/>
    <w:rsid w:val="00AB5EF4"/>
    <w:rsid w:val="00AB5F74"/>
    <w:rsid w:val="00AB65B3"/>
    <w:rsid w:val="00AB70E4"/>
    <w:rsid w:val="00AB72FF"/>
    <w:rsid w:val="00AB75A5"/>
    <w:rsid w:val="00AB7611"/>
    <w:rsid w:val="00AB795F"/>
    <w:rsid w:val="00AB7AA3"/>
    <w:rsid w:val="00AB7B86"/>
    <w:rsid w:val="00AB7FAD"/>
    <w:rsid w:val="00AC04BD"/>
    <w:rsid w:val="00AC0610"/>
    <w:rsid w:val="00AC0943"/>
    <w:rsid w:val="00AC09E2"/>
    <w:rsid w:val="00AC09ED"/>
    <w:rsid w:val="00AC0E00"/>
    <w:rsid w:val="00AC0E1B"/>
    <w:rsid w:val="00AC0FBA"/>
    <w:rsid w:val="00AC16BA"/>
    <w:rsid w:val="00AC19C2"/>
    <w:rsid w:val="00AC1B4F"/>
    <w:rsid w:val="00AC2ADC"/>
    <w:rsid w:val="00AC2AE5"/>
    <w:rsid w:val="00AC3038"/>
    <w:rsid w:val="00AC3570"/>
    <w:rsid w:val="00AC3638"/>
    <w:rsid w:val="00AC3639"/>
    <w:rsid w:val="00AC3AAC"/>
    <w:rsid w:val="00AC3C3F"/>
    <w:rsid w:val="00AC3E84"/>
    <w:rsid w:val="00AC4202"/>
    <w:rsid w:val="00AC45E0"/>
    <w:rsid w:val="00AC4713"/>
    <w:rsid w:val="00AC4BA9"/>
    <w:rsid w:val="00AC4EA8"/>
    <w:rsid w:val="00AC549E"/>
    <w:rsid w:val="00AC5660"/>
    <w:rsid w:val="00AC57A8"/>
    <w:rsid w:val="00AC5867"/>
    <w:rsid w:val="00AC58E4"/>
    <w:rsid w:val="00AC5A42"/>
    <w:rsid w:val="00AC5B39"/>
    <w:rsid w:val="00AC5C43"/>
    <w:rsid w:val="00AC6281"/>
    <w:rsid w:val="00AC6358"/>
    <w:rsid w:val="00AC695E"/>
    <w:rsid w:val="00AC6BEA"/>
    <w:rsid w:val="00AC6EB0"/>
    <w:rsid w:val="00AC74D3"/>
    <w:rsid w:val="00AC7671"/>
    <w:rsid w:val="00AC7A96"/>
    <w:rsid w:val="00AC7B27"/>
    <w:rsid w:val="00AC7C48"/>
    <w:rsid w:val="00AC7C9B"/>
    <w:rsid w:val="00AC7CFD"/>
    <w:rsid w:val="00AC7D78"/>
    <w:rsid w:val="00AC7E23"/>
    <w:rsid w:val="00AD0082"/>
    <w:rsid w:val="00AD0681"/>
    <w:rsid w:val="00AD0863"/>
    <w:rsid w:val="00AD0957"/>
    <w:rsid w:val="00AD09AE"/>
    <w:rsid w:val="00AD0AA5"/>
    <w:rsid w:val="00AD0BAE"/>
    <w:rsid w:val="00AD0F6C"/>
    <w:rsid w:val="00AD0FBF"/>
    <w:rsid w:val="00AD10D8"/>
    <w:rsid w:val="00AD173E"/>
    <w:rsid w:val="00AD178C"/>
    <w:rsid w:val="00AD17CF"/>
    <w:rsid w:val="00AD1B0F"/>
    <w:rsid w:val="00AD1B2A"/>
    <w:rsid w:val="00AD2443"/>
    <w:rsid w:val="00AD25F0"/>
    <w:rsid w:val="00AD2607"/>
    <w:rsid w:val="00AD2805"/>
    <w:rsid w:val="00AD2809"/>
    <w:rsid w:val="00AD2833"/>
    <w:rsid w:val="00AD2867"/>
    <w:rsid w:val="00AD31C7"/>
    <w:rsid w:val="00AD3315"/>
    <w:rsid w:val="00AD34C0"/>
    <w:rsid w:val="00AD37E8"/>
    <w:rsid w:val="00AD3A68"/>
    <w:rsid w:val="00AD3A81"/>
    <w:rsid w:val="00AD3BAD"/>
    <w:rsid w:val="00AD3BAE"/>
    <w:rsid w:val="00AD3CC5"/>
    <w:rsid w:val="00AD42B2"/>
    <w:rsid w:val="00AD42D7"/>
    <w:rsid w:val="00AD4335"/>
    <w:rsid w:val="00AD4757"/>
    <w:rsid w:val="00AD475A"/>
    <w:rsid w:val="00AD48E3"/>
    <w:rsid w:val="00AD4983"/>
    <w:rsid w:val="00AD5857"/>
    <w:rsid w:val="00AD59BD"/>
    <w:rsid w:val="00AD5B6E"/>
    <w:rsid w:val="00AD6426"/>
    <w:rsid w:val="00AD674B"/>
    <w:rsid w:val="00AD687E"/>
    <w:rsid w:val="00AD69EA"/>
    <w:rsid w:val="00AD6B4E"/>
    <w:rsid w:val="00AD71A6"/>
    <w:rsid w:val="00AD72E1"/>
    <w:rsid w:val="00AD73F1"/>
    <w:rsid w:val="00AD768F"/>
    <w:rsid w:val="00AD7916"/>
    <w:rsid w:val="00AD7920"/>
    <w:rsid w:val="00AD7938"/>
    <w:rsid w:val="00AD7A5A"/>
    <w:rsid w:val="00AD7B6B"/>
    <w:rsid w:val="00AD7F62"/>
    <w:rsid w:val="00AE013C"/>
    <w:rsid w:val="00AE02DD"/>
    <w:rsid w:val="00AE0669"/>
    <w:rsid w:val="00AE0688"/>
    <w:rsid w:val="00AE0BDA"/>
    <w:rsid w:val="00AE0F23"/>
    <w:rsid w:val="00AE1005"/>
    <w:rsid w:val="00AE197D"/>
    <w:rsid w:val="00AE1A19"/>
    <w:rsid w:val="00AE1AD3"/>
    <w:rsid w:val="00AE1BAC"/>
    <w:rsid w:val="00AE219C"/>
    <w:rsid w:val="00AE226F"/>
    <w:rsid w:val="00AE247A"/>
    <w:rsid w:val="00AE27DA"/>
    <w:rsid w:val="00AE3192"/>
    <w:rsid w:val="00AE3493"/>
    <w:rsid w:val="00AE37E2"/>
    <w:rsid w:val="00AE3DD8"/>
    <w:rsid w:val="00AE3F4F"/>
    <w:rsid w:val="00AE4029"/>
    <w:rsid w:val="00AE403F"/>
    <w:rsid w:val="00AE42C4"/>
    <w:rsid w:val="00AE42FF"/>
    <w:rsid w:val="00AE43FD"/>
    <w:rsid w:val="00AE45B3"/>
    <w:rsid w:val="00AE4617"/>
    <w:rsid w:val="00AE4914"/>
    <w:rsid w:val="00AE4CF1"/>
    <w:rsid w:val="00AE4E3A"/>
    <w:rsid w:val="00AE51D1"/>
    <w:rsid w:val="00AE52EE"/>
    <w:rsid w:val="00AE5612"/>
    <w:rsid w:val="00AE56DC"/>
    <w:rsid w:val="00AE5772"/>
    <w:rsid w:val="00AE587E"/>
    <w:rsid w:val="00AE5A61"/>
    <w:rsid w:val="00AE5B4C"/>
    <w:rsid w:val="00AE5CA0"/>
    <w:rsid w:val="00AE5CA6"/>
    <w:rsid w:val="00AE5DF7"/>
    <w:rsid w:val="00AE63B4"/>
    <w:rsid w:val="00AE6840"/>
    <w:rsid w:val="00AE68EF"/>
    <w:rsid w:val="00AE6D11"/>
    <w:rsid w:val="00AE6E36"/>
    <w:rsid w:val="00AE7022"/>
    <w:rsid w:val="00AE70F0"/>
    <w:rsid w:val="00AE7206"/>
    <w:rsid w:val="00AE7708"/>
    <w:rsid w:val="00AE7B34"/>
    <w:rsid w:val="00AE7F56"/>
    <w:rsid w:val="00AF0142"/>
    <w:rsid w:val="00AF01BF"/>
    <w:rsid w:val="00AF04F9"/>
    <w:rsid w:val="00AF0A87"/>
    <w:rsid w:val="00AF0E71"/>
    <w:rsid w:val="00AF17FE"/>
    <w:rsid w:val="00AF1A98"/>
    <w:rsid w:val="00AF1BDB"/>
    <w:rsid w:val="00AF1DDA"/>
    <w:rsid w:val="00AF1F32"/>
    <w:rsid w:val="00AF208F"/>
    <w:rsid w:val="00AF20DE"/>
    <w:rsid w:val="00AF2123"/>
    <w:rsid w:val="00AF21D7"/>
    <w:rsid w:val="00AF21EF"/>
    <w:rsid w:val="00AF2223"/>
    <w:rsid w:val="00AF223F"/>
    <w:rsid w:val="00AF226B"/>
    <w:rsid w:val="00AF2383"/>
    <w:rsid w:val="00AF2716"/>
    <w:rsid w:val="00AF2FA9"/>
    <w:rsid w:val="00AF373C"/>
    <w:rsid w:val="00AF377C"/>
    <w:rsid w:val="00AF3AB3"/>
    <w:rsid w:val="00AF3B64"/>
    <w:rsid w:val="00AF3E90"/>
    <w:rsid w:val="00AF40E0"/>
    <w:rsid w:val="00AF443A"/>
    <w:rsid w:val="00AF456F"/>
    <w:rsid w:val="00AF4897"/>
    <w:rsid w:val="00AF4DFC"/>
    <w:rsid w:val="00AF4F0F"/>
    <w:rsid w:val="00AF4FFE"/>
    <w:rsid w:val="00AF5B23"/>
    <w:rsid w:val="00AF5CF3"/>
    <w:rsid w:val="00AF5D7C"/>
    <w:rsid w:val="00AF5F65"/>
    <w:rsid w:val="00AF5FDA"/>
    <w:rsid w:val="00AF6078"/>
    <w:rsid w:val="00AF60B2"/>
    <w:rsid w:val="00AF6149"/>
    <w:rsid w:val="00AF63EE"/>
    <w:rsid w:val="00AF661E"/>
    <w:rsid w:val="00AF6631"/>
    <w:rsid w:val="00AF679A"/>
    <w:rsid w:val="00AF6980"/>
    <w:rsid w:val="00AF6E28"/>
    <w:rsid w:val="00AF6F5F"/>
    <w:rsid w:val="00AF7170"/>
    <w:rsid w:val="00AF72D4"/>
    <w:rsid w:val="00AF742C"/>
    <w:rsid w:val="00AF75F1"/>
    <w:rsid w:val="00AF7CD6"/>
    <w:rsid w:val="00AF7E3E"/>
    <w:rsid w:val="00B001FF"/>
    <w:rsid w:val="00B00743"/>
    <w:rsid w:val="00B007CC"/>
    <w:rsid w:val="00B0086B"/>
    <w:rsid w:val="00B00F93"/>
    <w:rsid w:val="00B0123B"/>
    <w:rsid w:val="00B01334"/>
    <w:rsid w:val="00B0144C"/>
    <w:rsid w:val="00B01538"/>
    <w:rsid w:val="00B01789"/>
    <w:rsid w:val="00B01B1A"/>
    <w:rsid w:val="00B01C15"/>
    <w:rsid w:val="00B01F85"/>
    <w:rsid w:val="00B024A9"/>
    <w:rsid w:val="00B02583"/>
    <w:rsid w:val="00B02616"/>
    <w:rsid w:val="00B02878"/>
    <w:rsid w:val="00B028B0"/>
    <w:rsid w:val="00B029F3"/>
    <w:rsid w:val="00B02D5C"/>
    <w:rsid w:val="00B02E63"/>
    <w:rsid w:val="00B033D3"/>
    <w:rsid w:val="00B0342A"/>
    <w:rsid w:val="00B034AA"/>
    <w:rsid w:val="00B03680"/>
    <w:rsid w:val="00B03938"/>
    <w:rsid w:val="00B041FD"/>
    <w:rsid w:val="00B0424D"/>
    <w:rsid w:val="00B04351"/>
    <w:rsid w:val="00B045F4"/>
    <w:rsid w:val="00B046F7"/>
    <w:rsid w:val="00B048C8"/>
    <w:rsid w:val="00B04FDD"/>
    <w:rsid w:val="00B05AF0"/>
    <w:rsid w:val="00B05D92"/>
    <w:rsid w:val="00B05F54"/>
    <w:rsid w:val="00B06564"/>
    <w:rsid w:val="00B06772"/>
    <w:rsid w:val="00B06860"/>
    <w:rsid w:val="00B069D6"/>
    <w:rsid w:val="00B06B58"/>
    <w:rsid w:val="00B06EAD"/>
    <w:rsid w:val="00B070E7"/>
    <w:rsid w:val="00B07275"/>
    <w:rsid w:val="00B07525"/>
    <w:rsid w:val="00B077DF"/>
    <w:rsid w:val="00B0781F"/>
    <w:rsid w:val="00B07B7E"/>
    <w:rsid w:val="00B07DA9"/>
    <w:rsid w:val="00B101BE"/>
    <w:rsid w:val="00B102EA"/>
    <w:rsid w:val="00B108B7"/>
    <w:rsid w:val="00B1090E"/>
    <w:rsid w:val="00B10F2E"/>
    <w:rsid w:val="00B116A2"/>
    <w:rsid w:val="00B116CE"/>
    <w:rsid w:val="00B11884"/>
    <w:rsid w:val="00B118D1"/>
    <w:rsid w:val="00B11B60"/>
    <w:rsid w:val="00B11D05"/>
    <w:rsid w:val="00B12089"/>
    <w:rsid w:val="00B121E0"/>
    <w:rsid w:val="00B126CD"/>
    <w:rsid w:val="00B129AD"/>
    <w:rsid w:val="00B12F68"/>
    <w:rsid w:val="00B1330A"/>
    <w:rsid w:val="00B1332D"/>
    <w:rsid w:val="00B134B0"/>
    <w:rsid w:val="00B134E3"/>
    <w:rsid w:val="00B13789"/>
    <w:rsid w:val="00B13B63"/>
    <w:rsid w:val="00B14020"/>
    <w:rsid w:val="00B141AC"/>
    <w:rsid w:val="00B14346"/>
    <w:rsid w:val="00B14360"/>
    <w:rsid w:val="00B143AC"/>
    <w:rsid w:val="00B1478E"/>
    <w:rsid w:val="00B14875"/>
    <w:rsid w:val="00B14D04"/>
    <w:rsid w:val="00B15123"/>
    <w:rsid w:val="00B151EB"/>
    <w:rsid w:val="00B1570D"/>
    <w:rsid w:val="00B1584F"/>
    <w:rsid w:val="00B15876"/>
    <w:rsid w:val="00B15976"/>
    <w:rsid w:val="00B15AEB"/>
    <w:rsid w:val="00B15C28"/>
    <w:rsid w:val="00B16268"/>
    <w:rsid w:val="00B1648F"/>
    <w:rsid w:val="00B16849"/>
    <w:rsid w:val="00B16A2C"/>
    <w:rsid w:val="00B16ABE"/>
    <w:rsid w:val="00B16D05"/>
    <w:rsid w:val="00B1798A"/>
    <w:rsid w:val="00B17A84"/>
    <w:rsid w:val="00B17D02"/>
    <w:rsid w:val="00B17F22"/>
    <w:rsid w:val="00B17FC5"/>
    <w:rsid w:val="00B201DA"/>
    <w:rsid w:val="00B202DF"/>
    <w:rsid w:val="00B20907"/>
    <w:rsid w:val="00B209BE"/>
    <w:rsid w:val="00B20BD1"/>
    <w:rsid w:val="00B21227"/>
    <w:rsid w:val="00B214E7"/>
    <w:rsid w:val="00B21664"/>
    <w:rsid w:val="00B21AF1"/>
    <w:rsid w:val="00B21E5D"/>
    <w:rsid w:val="00B21ECD"/>
    <w:rsid w:val="00B2236E"/>
    <w:rsid w:val="00B2243A"/>
    <w:rsid w:val="00B2261F"/>
    <w:rsid w:val="00B226CD"/>
    <w:rsid w:val="00B22CC5"/>
    <w:rsid w:val="00B22D4C"/>
    <w:rsid w:val="00B22D95"/>
    <w:rsid w:val="00B22DBD"/>
    <w:rsid w:val="00B22E51"/>
    <w:rsid w:val="00B22F32"/>
    <w:rsid w:val="00B232E2"/>
    <w:rsid w:val="00B23312"/>
    <w:rsid w:val="00B233F0"/>
    <w:rsid w:val="00B234C0"/>
    <w:rsid w:val="00B2351A"/>
    <w:rsid w:val="00B2351C"/>
    <w:rsid w:val="00B236CC"/>
    <w:rsid w:val="00B23A54"/>
    <w:rsid w:val="00B23DD3"/>
    <w:rsid w:val="00B24866"/>
    <w:rsid w:val="00B2499B"/>
    <w:rsid w:val="00B24A55"/>
    <w:rsid w:val="00B24C7C"/>
    <w:rsid w:val="00B24E6D"/>
    <w:rsid w:val="00B2500B"/>
    <w:rsid w:val="00B2513B"/>
    <w:rsid w:val="00B2534C"/>
    <w:rsid w:val="00B25B2F"/>
    <w:rsid w:val="00B25C40"/>
    <w:rsid w:val="00B260B6"/>
    <w:rsid w:val="00B262CB"/>
    <w:rsid w:val="00B2636F"/>
    <w:rsid w:val="00B2660B"/>
    <w:rsid w:val="00B2694F"/>
    <w:rsid w:val="00B2697D"/>
    <w:rsid w:val="00B269C4"/>
    <w:rsid w:val="00B26D4E"/>
    <w:rsid w:val="00B26F1F"/>
    <w:rsid w:val="00B270C8"/>
    <w:rsid w:val="00B2713E"/>
    <w:rsid w:val="00B27305"/>
    <w:rsid w:val="00B2775B"/>
    <w:rsid w:val="00B27839"/>
    <w:rsid w:val="00B2792B"/>
    <w:rsid w:val="00B27C14"/>
    <w:rsid w:val="00B27CFA"/>
    <w:rsid w:val="00B27E35"/>
    <w:rsid w:val="00B27E95"/>
    <w:rsid w:val="00B27F1C"/>
    <w:rsid w:val="00B305A3"/>
    <w:rsid w:val="00B30836"/>
    <w:rsid w:val="00B30A32"/>
    <w:rsid w:val="00B30A5D"/>
    <w:rsid w:val="00B30B18"/>
    <w:rsid w:val="00B311B0"/>
    <w:rsid w:val="00B312AD"/>
    <w:rsid w:val="00B31309"/>
    <w:rsid w:val="00B31336"/>
    <w:rsid w:val="00B315FC"/>
    <w:rsid w:val="00B3169E"/>
    <w:rsid w:val="00B3171A"/>
    <w:rsid w:val="00B31953"/>
    <w:rsid w:val="00B31A29"/>
    <w:rsid w:val="00B31B27"/>
    <w:rsid w:val="00B31B29"/>
    <w:rsid w:val="00B31B7B"/>
    <w:rsid w:val="00B31F4A"/>
    <w:rsid w:val="00B32475"/>
    <w:rsid w:val="00B32801"/>
    <w:rsid w:val="00B32CD1"/>
    <w:rsid w:val="00B32D15"/>
    <w:rsid w:val="00B32F33"/>
    <w:rsid w:val="00B331B9"/>
    <w:rsid w:val="00B33590"/>
    <w:rsid w:val="00B335C1"/>
    <w:rsid w:val="00B33951"/>
    <w:rsid w:val="00B3411A"/>
    <w:rsid w:val="00B3427B"/>
    <w:rsid w:val="00B343E9"/>
    <w:rsid w:val="00B348DA"/>
    <w:rsid w:val="00B349FF"/>
    <w:rsid w:val="00B34B35"/>
    <w:rsid w:val="00B34E64"/>
    <w:rsid w:val="00B34E85"/>
    <w:rsid w:val="00B350D4"/>
    <w:rsid w:val="00B35603"/>
    <w:rsid w:val="00B35890"/>
    <w:rsid w:val="00B358EE"/>
    <w:rsid w:val="00B35CA0"/>
    <w:rsid w:val="00B35D1F"/>
    <w:rsid w:val="00B35F3B"/>
    <w:rsid w:val="00B360C4"/>
    <w:rsid w:val="00B3629B"/>
    <w:rsid w:val="00B368A3"/>
    <w:rsid w:val="00B368D8"/>
    <w:rsid w:val="00B36D42"/>
    <w:rsid w:val="00B36DC5"/>
    <w:rsid w:val="00B36E1A"/>
    <w:rsid w:val="00B373F4"/>
    <w:rsid w:val="00B3758F"/>
    <w:rsid w:val="00B3770B"/>
    <w:rsid w:val="00B378DC"/>
    <w:rsid w:val="00B379D5"/>
    <w:rsid w:val="00B37A6A"/>
    <w:rsid w:val="00B37E04"/>
    <w:rsid w:val="00B37E3A"/>
    <w:rsid w:val="00B4062D"/>
    <w:rsid w:val="00B40A4E"/>
    <w:rsid w:val="00B40AE3"/>
    <w:rsid w:val="00B40CB5"/>
    <w:rsid w:val="00B40DC1"/>
    <w:rsid w:val="00B40E9D"/>
    <w:rsid w:val="00B41065"/>
    <w:rsid w:val="00B4183D"/>
    <w:rsid w:val="00B41EE2"/>
    <w:rsid w:val="00B4221F"/>
    <w:rsid w:val="00B42230"/>
    <w:rsid w:val="00B42315"/>
    <w:rsid w:val="00B423A1"/>
    <w:rsid w:val="00B423CE"/>
    <w:rsid w:val="00B42469"/>
    <w:rsid w:val="00B42AF4"/>
    <w:rsid w:val="00B42D44"/>
    <w:rsid w:val="00B42EFC"/>
    <w:rsid w:val="00B431A3"/>
    <w:rsid w:val="00B433B7"/>
    <w:rsid w:val="00B434D4"/>
    <w:rsid w:val="00B43816"/>
    <w:rsid w:val="00B4390F"/>
    <w:rsid w:val="00B44136"/>
    <w:rsid w:val="00B4425E"/>
    <w:rsid w:val="00B4453A"/>
    <w:rsid w:val="00B4464B"/>
    <w:rsid w:val="00B44823"/>
    <w:rsid w:val="00B44942"/>
    <w:rsid w:val="00B44EAD"/>
    <w:rsid w:val="00B44ECF"/>
    <w:rsid w:val="00B44F5C"/>
    <w:rsid w:val="00B45366"/>
    <w:rsid w:val="00B45524"/>
    <w:rsid w:val="00B45708"/>
    <w:rsid w:val="00B45A91"/>
    <w:rsid w:val="00B45BE1"/>
    <w:rsid w:val="00B45C15"/>
    <w:rsid w:val="00B45E06"/>
    <w:rsid w:val="00B460E0"/>
    <w:rsid w:val="00B46114"/>
    <w:rsid w:val="00B461C8"/>
    <w:rsid w:val="00B4647C"/>
    <w:rsid w:val="00B464E5"/>
    <w:rsid w:val="00B46A4D"/>
    <w:rsid w:val="00B46A7C"/>
    <w:rsid w:val="00B46E04"/>
    <w:rsid w:val="00B46E2A"/>
    <w:rsid w:val="00B46EA5"/>
    <w:rsid w:val="00B46F97"/>
    <w:rsid w:val="00B46FFE"/>
    <w:rsid w:val="00B47707"/>
    <w:rsid w:val="00B4780C"/>
    <w:rsid w:val="00B47919"/>
    <w:rsid w:val="00B47A3B"/>
    <w:rsid w:val="00B47C60"/>
    <w:rsid w:val="00B47C71"/>
    <w:rsid w:val="00B50291"/>
    <w:rsid w:val="00B509CC"/>
    <w:rsid w:val="00B50D15"/>
    <w:rsid w:val="00B50FB1"/>
    <w:rsid w:val="00B51411"/>
    <w:rsid w:val="00B5173A"/>
    <w:rsid w:val="00B5177E"/>
    <w:rsid w:val="00B517DA"/>
    <w:rsid w:val="00B51900"/>
    <w:rsid w:val="00B5205C"/>
    <w:rsid w:val="00B52520"/>
    <w:rsid w:val="00B52E25"/>
    <w:rsid w:val="00B53068"/>
    <w:rsid w:val="00B534C5"/>
    <w:rsid w:val="00B535ED"/>
    <w:rsid w:val="00B5369A"/>
    <w:rsid w:val="00B53C6F"/>
    <w:rsid w:val="00B54152"/>
    <w:rsid w:val="00B5444A"/>
    <w:rsid w:val="00B547D4"/>
    <w:rsid w:val="00B5480F"/>
    <w:rsid w:val="00B5489B"/>
    <w:rsid w:val="00B54A9B"/>
    <w:rsid w:val="00B54B3E"/>
    <w:rsid w:val="00B54B7B"/>
    <w:rsid w:val="00B54BB1"/>
    <w:rsid w:val="00B54C12"/>
    <w:rsid w:val="00B54C37"/>
    <w:rsid w:val="00B54C85"/>
    <w:rsid w:val="00B54EEF"/>
    <w:rsid w:val="00B55A1E"/>
    <w:rsid w:val="00B55B71"/>
    <w:rsid w:val="00B55C01"/>
    <w:rsid w:val="00B561C5"/>
    <w:rsid w:val="00B56474"/>
    <w:rsid w:val="00B56AC0"/>
    <w:rsid w:val="00B56E85"/>
    <w:rsid w:val="00B573C5"/>
    <w:rsid w:val="00B5769B"/>
    <w:rsid w:val="00B57838"/>
    <w:rsid w:val="00B57BE9"/>
    <w:rsid w:val="00B57C74"/>
    <w:rsid w:val="00B57D7B"/>
    <w:rsid w:val="00B57FF1"/>
    <w:rsid w:val="00B60172"/>
    <w:rsid w:val="00B60232"/>
    <w:rsid w:val="00B60779"/>
    <w:rsid w:val="00B61038"/>
    <w:rsid w:val="00B61224"/>
    <w:rsid w:val="00B61722"/>
    <w:rsid w:val="00B6187A"/>
    <w:rsid w:val="00B618EC"/>
    <w:rsid w:val="00B6190B"/>
    <w:rsid w:val="00B6192F"/>
    <w:rsid w:val="00B61B10"/>
    <w:rsid w:val="00B6208D"/>
    <w:rsid w:val="00B625FD"/>
    <w:rsid w:val="00B6288F"/>
    <w:rsid w:val="00B62A79"/>
    <w:rsid w:val="00B62D85"/>
    <w:rsid w:val="00B62DD7"/>
    <w:rsid w:val="00B62EA6"/>
    <w:rsid w:val="00B63653"/>
    <w:rsid w:val="00B637C7"/>
    <w:rsid w:val="00B637CA"/>
    <w:rsid w:val="00B6392C"/>
    <w:rsid w:val="00B63AD0"/>
    <w:rsid w:val="00B63F65"/>
    <w:rsid w:val="00B64089"/>
    <w:rsid w:val="00B64299"/>
    <w:rsid w:val="00B64483"/>
    <w:rsid w:val="00B644AF"/>
    <w:rsid w:val="00B64674"/>
    <w:rsid w:val="00B64910"/>
    <w:rsid w:val="00B64998"/>
    <w:rsid w:val="00B649FB"/>
    <w:rsid w:val="00B64CBB"/>
    <w:rsid w:val="00B64FD1"/>
    <w:rsid w:val="00B65110"/>
    <w:rsid w:val="00B6524A"/>
    <w:rsid w:val="00B6534B"/>
    <w:rsid w:val="00B65953"/>
    <w:rsid w:val="00B65985"/>
    <w:rsid w:val="00B65B0B"/>
    <w:rsid w:val="00B65B50"/>
    <w:rsid w:val="00B662ED"/>
    <w:rsid w:val="00B66509"/>
    <w:rsid w:val="00B665E6"/>
    <w:rsid w:val="00B667F1"/>
    <w:rsid w:val="00B66A7A"/>
    <w:rsid w:val="00B671DC"/>
    <w:rsid w:val="00B67575"/>
    <w:rsid w:val="00B6772A"/>
    <w:rsid w:val="00B67A90"/>
    <w:rsid w:val="00B67CF5"/>
    <w:rsid w:val="00B67D15"/>
    <w:rsid w:val="00B67F1F"/>
    <w:rsid w:val="00B700B4"/>
    <w:rsid w:val="00B701F2"/>
    <w:rsid w:val="00B703CD"/>
    <w:rsid w:val="00B70410"/>
    <w:rsid w:val="00B7076F"/>
    <w:rsid w:val="00B70787"/>
    <w:rsid w:val="00B70C2C"/>
    <w:rsid w:val="00B70EF5"/>
    <w:rsid w:val="00B70FD8"/>
    <w:rsid w:val="00B71026"/>
    <w:rsid w:val="00B71950"/>
    <w:rsid w:val="00B71FB5"/>
    <w:rsid w:val="00B72209"/>
    <w:rsid w:val="00B722F4"/>
    <w:rsid w:val="00B72599"/>
    <w:rsid w:val="00B7284B"/>
    <w:rsid w:val="00B7293A"/>
    <w:rsid w:val="00B7296D"/>
    <w:rsid w:val="00B72A2E"/>
    <w:rsid w:val="00B72CD7"/>
    <w:rsid w:val="00B72D02"/>
    <w:rsid w:val="00B730E9"/>
    <w:rsid w:val="00B7341F"/>
    <w:rsid w:val="00B7344B"/>
    <w:rsid w:val="00B735FB"/>
    <w:rsid w:val="00B73BF1"/>
    <w:rsid w:val="00B73DFF"/>
    <w:rsid w:val="00B73E42"/>
    <w:rsid w:val="00B740DF"/>
    <w:rsid w:val="00B7411C"/>
    <w:rsid w:val="00B7436B"/>
    <w:rsid w:val="00B74390"/>
    <w:rsid w:val="00B7441D"/>
    <w:rsid w:val="00B74498"/>
    <w:rsid w:val="00B74684"/>
    <w:rsid w:val="00B74A07"/>
    <w:rsid w:val="00B74D09"/>
    <w:rsid w:val="00B74FAA"/>
    <w:rsid w:val="00B75155"/>
    <w:rsid w:val="00B75201"/>
    <w:rsid w:val="00B753EB"/>
    <w:rsid w:val="00B75991"/>
    <w:rsid w:val="00B75B00"/>
    <w:rsid w:val="00B75B8D"/>
    <w:rsid w:val="00B75BF5"/>
    <w:rsid w:val="00B75FD7"/>
    <w:rsid w:val="00B76082"/>
    <w:rsid w:val="00B76135"/>
    <w:rsid w:val="00B764E2"/>
    <w:rsid w:val="00B76703"/>
    <w:rsid w:val="00B767B0"/>
    <w:rsid w:val="00B76B5C"/>
    <w:rsid w:val="00B76CA1"/>
    <w:rsid w:val="00B7708B"/>
    <w:rsid w:val="00B770B9"/>
    <w:rsid w:val="00B7720F"/>
    <w:rsid w:val="00B7743D"/>
    <w:rsid w:val="00B7768E"/>
    <w:rsid w:val="00B77740"/>
    <w:rsid w:val="00B7779D"/>
    <w:rsid w:val="00B77FD0"/>
    <w:rsid w:val="00B8000D"/>
    <w:rsid w:val="00B8007E"/>
    <w:rsid w:val="00B800F7"/>
    <w:rsid w:val="00B80CAD"/>
    <w:rsid w:val="00B80D15"/>
    <w:rsid w:val="00B80D62"/>
    <w:rsid w:val="00B80FC3"/>
    <w:rsid w:val="00B8120F"/>
    <w:rsid w:val="00B81370"/>
    <w:rsid w:val="00B81453"/>
    <w:rsid w:val="00B81454"/>
    <w:rsid w:val="00B815EE"/>
    <w:rsid w:val="00B81838"/>
    <w:rsid w:val="00B81863"/>
    <w:rsid w:val="00B8197B"/>
    <w:rsid w:val="00B81C1C"/>
    <w:rsid w:val="00B81CDA"/>
    <w:rsid w:val="00B81EB7"/>
    <w:rsid w:val="00B82830"/>
    <w:rsid w:val="00B82FDD"/>
    <w:rsid w:val="00B83380"/>
    <w:rsid w:val="00B834E6"/>
    <w:rsid w:val="00B8358D"/>
    <w:rsid w:val="00B8383C"/>
    <w:rsid w:val="00B839D0"/>
    <w:rsid w:val="00B83C53"/>
    <w:rsid w:val="00B83E1C"/>
    <w:rsid w:val="00B84093"/>
    <w:rsid w:val="00B84130"/>
    <w:rsid w:val="00B841B2"/>
    <w:rsid w:val="00B84A18"/>
    <w:rsid w:val="00B84B0B"/>
    <w:rsid w:val="00B84B65"/>
    <w:rsid w:val="00B84BDB"/>
    <w:rsid w:val="00B84EA6"/>
    <w:rsid w:val="00B85004"/>
    <w:rsid w:val="00B85340"/>
    <w:rsid w:val="00B85556"/>
    <w:rsid w:val="00B855EC"/>
    <w:rsid w:val="00B85B01"/>
    <w:rsid w:val="00B85F51"/>
    <w:rsid w:val="00B86559"/>
    <w:rsid w:val="00B86673"/>
    <w:rsid w:val="00B86C86"/>
    <w:rsid w:val="00B86E35"/>
    <w:rsid w:val="00B87115"/>
    <w:rsid w:val="00B87191"/>
    <w:rsid w:val="00B873A8"/>
    <w:rsid w:val="00B876DB"/>
    <w:rsid w:val="00B878C9"/>
    <w:rsid w:val="00B87C4E"/>
    <w:rsid w:val="00B90205"/>
    <w:rsid w:val="00B9040B"/>
    <w:rsid w:val="00B9088E"/>
    <w:rsid w:val="00B90979"/>
    <w:rsid w:val="00B90A55"/>
    <w:rsid w:val="00B90A68"/>
    <w:rsid w:val="00B90B73"/>
    <w:rsid w:val="00B90BCE"/>
    <w:rsid w:val="00B910B6"/>
    <w:rsid w:val="00B91166"/>
    <w:rsid w:val="00B9128C"/>
    <w:rsid w:val="00B914B9"/>
    <w:rsid w:val="00B91771"/>
    <w:rsid w:val="00B917B5"/>
    <w:rsid w:val="00B9184A"/>
    <w:rsid w:val="00B91E8F"/>
    <w:rsid w:val="00B92015"/>
    <w:rsid w:val="00B92143"/>
    <w:rsid w:val="00B9247E"/>
    <w:rsid w:val="00B926D9"/>
    <w:rsid w:val="00B92A09"/>
    <w:rsid w:val="00B92FA9"/>
    <w:rsid w:val="00B93806"/>
    <w:rsid w:val="00B93CB1"/>
    <w:rsid w:val="00B93D1E"/>
    <w:rsid w:val="00B94392"/>
    <w:rsid w:val="00B94536"/>
    <w:rsid w:val="00B94855"/>
    <w:rsid w:val="00B94996"/>
    <w:rsid w:val="00B94C23"/>
    <w:rsid w:val="00B94EC1"/>
    <w:rsid w:val="00B9501D"/>
    <w:rsid w:val="00B95971"/>
    <w:rsid w:val="00B95EF0"/>
    <w:rsid w:val="00B96098"/>
    <w:rsid w:val="00B961C4"/>
    <w:rsid w:val="00B963D3"/>
    <w:rsid w:val="00B96AB5"/>
    <w:rsid w:val="00B96D2E"/>
    <w:rsid w:val="00B970F9"/>
    <w:rsid w:val="00B972C9"/>
    <w:rsid w:val="00B97442"/>
    <w:rsid w:val="00B9767B"/>
    <w:rsid w:val="00B97A3C"/>
    <w:rsid w:val="00B97AEF"/>
    <w:rsid w:val="00B97B0E"/>
    <w:rsid w:val="00B97F0B"/>
    <w:rsid w:val="00B97FE4"/>
    <w:rsid w:val="00BA013A"/>
    <w:rsid w:val="00BA026B"/>
    <w:rsid w:val="00BA05FF"/>
    <w:rsid w:val="00BA066D"/>
    <w:rsid w:val="00BA0BA3"/>
    <w:rsid w:val="00BA1477"/>
    <w:rsid w:val="00BA18AD"/>
    <w:rsid w:val="00BA1C20"/>
    <w:rsid w:val="00BA1D10"/>
    <w:rsid w:val="00BA1DFD"/>
    <w:rsid w:val="00BA209F"/>
    <w:rsid w:val="00BA20F7"/>
    <w:rsid w:val="00BA215B"/>
    <w:rsid w:val="00BA235F"/>
    <w:rsid w:val="00BA3638"/>
    <w:rsid w:val="00BA379F"/>
    <w:rsid w:val="00BA3980"/>
    <w:rsid w:val="00BA3F65"/>
    <w:rsid w:val="00BA42A7"/>
    <w:rsid w:val="00BA4628"/>
    <w:rsid w:val="00BA465D"/>
    <w:rsid w:val="00BA46C6"/>
    <w:rsid w:val="00BA499F"/>
    <w:rsid w:val="00BA4ABC"/>
    <w:rsid w:val="00BA4F6C"/>
    <w:rsid w:val="00BA576B"/>
    <w:rsid w:val="00BA5770"/>
    <w:rsid w:val="00BA57AE"/>
    <w:rsid w:val="00BA57F5"/>
    <w:rsid w:val="00BA581C"/>
    <w:rsid w:val="00BA6235"/>
    <w:rsid w:val="00BA648B"/>
    <w:rsid w:val="00BA64BB"/>
    <w:rsid w:val="00BA6923"/>
    <w:rsid w:val="00BA6F8D"/>
    <w:rsid w:val="00BA70AA"/>
    <w:rsid w:val="00BA715B"/>
    <w:rsid w:val="00BA72F6"/>
    <w:rsid w:val="00BA753A"/>
    <w:rsid w:val="00BA7873"/>
    <w:rsid w:val="00BA78DA"/>
    <w:rsid w:val="00BA7B5E"/>
    <w:rsid w:val="00BA7D0C"/>
    <w:rsid w:val="00BA7FC2"/>
    <w:rsid w:val="00BB01A2"/>
    <w:rsid w:val="00BB0388"/>
    <w:rsid w:val="00BB04B2"/>
    <w:rsid w:val="00BB0559"/>
    <w:rsid w:val="00BB0783"/>
    <w:rsid w:val="00BB07D8"/>
    <w:rsid w:val="00BB07E4"/>
    <w:rsid w:val="00BB1623"/>
    <w:rsid w:val="00BB1820"/>
    <w:rsid w:val="00BB1831"/>
    <w:rsid w:val="00BB190C"/>
    <w:rsid w:val="00BB1A3F"/>
    <w:rsid w:val="00BB1CF1"/>
    <w:rsid w:val="00BB1DB7"/>
    <w:rsid w:val="00BB1E1A"/>
    <w:rsid w:val="00BB1E1E"/>
    <w:rsid w:val="00BB2450"/>
    <w:rsid w:val="00BB2686"/>
    <w:rsid w:val="00BB2793"/>
    <w:rsid w:val="00BB27DE"/>
    <w:rsid w:val="00BB2D29"/>
    <w:rsid w:val="00BB3403"/>
    <w:rsid w:val="00BB3949"/>
    <w:rsid w:val="00BB3B22"/>
    <w:rsid w:val="00BB3D9E"/>
    <w:rsid w:val="00BB4166"/>
    <w:rsid w:val="00BB4A00"/>
    <w:rsid w:val="00BB4A1B"/>
    <w:rsid w:val="00BB4B0C"/>
    <w:rsid w:val="00BB4B9C"/>
    <w:rsid w:val="00BB4DCA"/>
    <w:rsid w:val="00BB4DD1"/>
    <w:rsid w:val="00BB4EE4"/>
    <w:rsid w:val="00BB4F4D"/>
    <w:rsid w:val="00BB517C"/>
    <w:rsid w:val="00BB531A"/>
    <w:rsid w:val="00BB55E0"/>
    <w:rsid w:val="00BB5A25"/>
    <w:rsid w:val="00BB5DBE"/>
    <w:rsid w:val="00BB6040"/>
    <w:rsid w:val="00BB6089"/>
    <w:rsid w:val="00BB6310"/>
    <w:rsid w:val="00BB6779"/>
    <w:rsid w:val="00BB685E"/>
    <w:rsid w:val="00BB68EC"/>
    <w:rsid w:val="00BB69A3"/>
    <w:rsid w:val="00BB69AD"/>
    <w:rsid w:val="00BB6B65"/>
    <w:rsid w:val="00BB6C11"/>
    <w:rsid w:val="00BB6E85"/>
    <w:rsid w:val="00BB6F5B"/>
    <w:rsid w:val="00BB70EA"/>
    <w:rsid w:val="00BB7125"/>
    <w:rsid w:val="00BB72D0"/>
    <w:rsid w:val="00BB7F07"/>
    <w:rsid w:val="00BB7FE9"/>
    <w:rsid w:val="00BC00B0"/>
    <w:rsid w:val="00BC03CE"/>
    <w:rsid w:val="00BC03EE"/>
    <w:rsid w:val="00BC08CF"/>
    <w:rsid w:val="00BC09FF"/>
    <w:rsid w:val="00BC0A31"/>
    <w:rsid w:val="00BC0AA1"/>
    <w:rsid w:val="00BC0E63"/>
    <w:rsid w:val="00BC10EE"/>
    <w:rsid w:val="00BC1141"/>
    <w:rsid w:val="00BC1362"/>
    <w:rsid w:val="00BC15BC"/>
    <w:rsid w:val="00BC1A7A"/>
    <w:rsid w:val="00BC1B1B"/>
    <w:rsid w:val="00BC1F4C"/>
    <w:rsid w:val="00BC1FEF"/>
    <w:rsid w:val="00BC2337"/>
    <w:rsid w:val="00BC235D"/>
    <w:rsid w:val="00BC2578"/>
    <w:rsid w:val="00BC2584"/>
    <w:rsid w:val="00BC2615"/>
    <w:rsid w:val="00BC2704"/>
    <w:rsid w:val="00BC29B0"/>
    <w:rsid w:val="00BC2B65"/>
    <w:rsid w:val="00BC2E7B"/>
    <w:rsid w:val="00BC2E80"/>
    <w:rsid w:val="00BC334A"/>
    <w:rsid w:val="00BC33AD"/>
    <w:rsid w:val="00BC3409"/>
    <w:rsid w:val="00BC3901"/>
    <w:rsid w:val="00BC3C52"/>
    <w:rsid w:val="00BC3FD8"/>
    <w:rsid w:val="00BC4164"/>
    <w:rsid w:val="00BC437C"/>
    <w:rsid w:val="00BC45CE"/>
    <w:rsid w:val="00BC4688"/>
    <w:rsid w:val="00BC46F4"/>
    <w:rsid w:val="00BC4F1E"/>
    <w:rsid w:val="00BC4FCF"/>
    <w:rsid w:val="00BC5547"/>
    <w:rsid w:val="00BC556A"/>
    <w:rsid w:val="00BC57AC"/>
    <w:rsid w:val="00BC57C8"/>
    <w:rsid w:val="00BC5A77"/>
    <w:rsid w:val="00BC5CFC"/>
    <w:rsid w:val="00BC5D60"/>
    <w:rsid w:val="00BC60C4"/>
    <w:rsid w:val="00BC6243"/>
    <w:rsid w:val="00BC640E"/>
    <w:rsid w:val="00BC6802"/>
    <w:rsid w:val="00BC6BD2"/>
    <w:rsid w:val="00BC6EB8"/>
    <w:rsid w:val="00BC70EA"/>
    <w:rsid w:val="00BC7148"/>
    <w:rsid w:val="00BC746D"/>
    <w:rsid w:val="00BC7605"/>
    <w:rsid w:val="00BC7814"/>
    <w:rsid w:val="00BC7AEA"/>
    <w:rsid w:val="00BD0096"/>
    <w:rsid w:val="00BD0690"/>
    <w:rsid w:val="00BD086A"/>
    <w:rsid w:val="00BD0B86"/>
    <w:rsid w:val="00BD15CF"/>
    <w:rsid w:val="00BD1736"/>
    <w:rsid w:val="00BD19A6"/>
    <w:rsid w:val="00BD1F6C"/>
    <w:rsid w:val="00BD223B"/>
    <w:rsid w:val="00BD24E1"/>
    <w:rsid w:val="00BD25EE"/>
    <w:rsid w:val="00BD2A59"/>
    <w:rsid w:val="00BD2B55"/>
    <w:rsid w:val="00BD2E0F"/>
    <w:rsid w:val="00BD2F96"/>
    <w:rsid w:val="00BD3180"/>
    <w:rsid w:val="00BD3319"/>
    <w:rsid w:val="00BD3518"/>
    <w:rsid w:val="00BD35B5"/>
    <w:rsid w:val="00BD35CA"/>
    <w:rsid w:val="00BD3649"/>
    <w:rsid w:val="00BD4056"/>
    <w:rsid w:val="00BD40DA"/>
    <w:rsid w:val="00BD41CA"/>
    <w:rsid w:val="00BD425D"/>
    <w:rsid w:val="00BD4487"/>
    <w:rsid w:val="00BD44C0"/>
    <w:rsid w:val="00BD486F"/>
    <w:rsid w:val="00BD4D6B"/>
    <w:rsid w:val="00BD4DC3"/>
    <w:rsid w:val="00BD513B"/>
    <w:rsid w:val="00BD5835"/>
    <w:rsid w:val="00BD598C"/>
    <w:rsid w:val="00BD5C98"/>
    <w:rsid w:val="00BD5D5B"/>
    <w:rsid w:val="00BD5E72"/>
    <w:rsid w:val="00BD61E2"/>
    <w:rsid w:val="00BD63C8"/>
    <w:rsid w:val="00BD66F0"/>
    <w:rsid w:val="00BD6B8E"/>
    <w:rsid w:val="00BD6E23"/>
    <w:rsid w:val="00BD6F31"/>
    <w:rsid w:val="00BD7545"/>
    <w:rsid w:val="00BD7575"/>
    <w:rsid w:val="00BD782A"/>
    <w:rsid w:val="00BE000B"/>
    <w:rsid w:val="00BE052F"/>
    <w:rsid w:val="00BE05E8"/>
    <w:rsid w:val="00BE0D1A"/>
    <w:rsid w:val="00BE0E3C"/>
    <w:rsid w:val="00BE0F25"/>
    <w:rsid w:val="00BE0FD8"/>
    <w:rsid w:val="00BE1381"/>
    <w:rsid w:val="00BE1763"/>
    <w:rsid w:val="00BE193C"/>
    <w:rsid w:val="00BE1D34"/>
    <w:rsid w:val="00BE21EA"/>
    <w:rsid w:val="00BE226D"/>
    <w:rsid w:val="00BE24B3"/>
    <w:rsid w:val="00BE256C"/>
    <w:rsid w:val="00BE2633"/>
    <w:rsid w:val="00BE329F"/>
    <w:rsid w:val="00BE32A1"/>
    <w:rsid w:val="00BE355B"/>
    <w:rsid w:val="00BE3A52"/>
    <w:rsid w:val="00BE3A77"/>
    <w:rsid w:val="00BE3C4A"/>
    <w:rsid w:val="00BE3D51"/>
    <w:rsid w:val="00BE3E31"/>
    <w:rsid w:val="00BE4030"/>
    <w:rsid w:val="00BE474A"/>
    <w:rsid w:val="00BE4794"/>
    <w:rsid w:val="00BE4A2C"/>
    <w:rsid w:val="00BE4EA8"/>
    <w:rsid w:val="00BE4EAD"/>
    <w:rsid w:val="00BE50FD"/>
    <w:rsid w:val="00BE515A"/>
    <w:rsid w:val="00BE52B0"/>
    <w:rsid w:val="00BE54A7"/>
    <w:rsid w:val="00BE54DD"/>
    <w:rsid w:val="00BE56F7"/>
    <w:rsid w:val="00BE596D"/>
    <w:rsid w:val="00BE5A3C"/>
    <w:rsid w:val="00BE5B3A"/>
    <w:rsid w:val="00BE5D84"/>
    <w:rsid w:val="00BE5F96"/>
    <w:rsid w:val="00BE5FAE"/>
    <w:rsid w:val="00BE6256"/>
    <w:rsid w:val="00BE62DB"/>
    <w:rsid w:val="00BE66BC"/>
    <w:rsid w:val="00BE677E"/>
    <w:rsid w:val="00BE6940"/>
    <w:rsid w:val="00BE6CCF"/>
    <w:rsid w:val="00BE6E2D"/>
    <w:rsid w:val="00BE7101"/>
    <w:rsid w:val="00BE72E4"/>
    <w:rsid w:val="00BE77AA"/>
    <w:rsid w:val="00BE7985"/>
    <w:rsid w:val="00BE7C36"/>
    <w:rsid w:val="00BF0135"/>
    <w:rsid w:val="00BF0473"/>
    <w:rsid w:val="00BF055D"/>
    <w:rsid w:val="00BF08FF"/>
    <w:rsid w:val="00BF0BE5"/>
    <w:rsid w:val="00BF0D85"/>
    <w:rsid w:val="00BF0E2E"/>
    <w:rsid w:val="00BF0F85"/>
    <w:rsid w:val="00BF14CE"/>
    <w:rsid w:val="00BF1691"/>
    <w:rsid w:val="00BF1AD9"/>
    <w:rsid w:val="00BF1BEE"/>
    <w:rsid w:val="00BF2121"/>
    <w:rsid w:val="00BF214A"/>
    <w:rsid w:val="00BF2438"/>
    <w:rsid w:val="00BF2463"/>
    <w:rsid w:val="00BF24C0"/>
    <w:rsid w:val="00BF26BD"/>
    <w:rsid w:val="00BF2B7A"/>
    <w:rsid w:val="00BF2C68"/>
    <w:rsid w:val="00BF2D2B"/>
    <w:rsid w:val="00BF3308"/>
    <w:rsid w:val="00BF33BC"/>
    <w:rsid w:val="00BF34CC"/>
    <w:rsid w:val="00BF3AEE"/>
    <w:rsid w:val="00BF3D1D"/>
    <w:rsid w:val="00BF3FF9"/>
    <w:rsid w:val="00BF413B"/>
    <w:rsid w:val="00BF424B"/>
    <w:rsid w:val="00BF43A4"/>
    <w:rsid w:val="00BF450B"/>
    <w:rsid w:val="00BF4590"/>
    <w:rsid w:val="00BF474B"/>
    <w:rsid w:val="00BF48C3"/>
    <w:rsid w:val="00BF4901"/>
    <w:rsid w:val="00BF4CBD"/>
    <w:rsid w:val="00BF4D41"/>
    <w:rsid w:val="00BF4F43"/>
    <w:rsid w:val="00BF507C"/>
    <w:rsid w:val="00BF551A"/>
    <w:rsid w:val="00BF5620"/>
    <w:rsid w:val="00BF56A7"/>
    <w:rsid w:val="00BF5A14"/>
    <w:rsid w:val="00BF5B4D"/>
    <w:rsid w:val="00BF5C1D"/>
    <w:rsid w:val="00BF6102"/>
    <w:rsid w:val="00BF62CA"/>
    <w:rsid w:val="00BF63ED"/>
    <w:rsid w:val="00BF6845"/>
    <w:rsid w:val="00BF70F8"/>
    <w:rsid w:val="00BF71C2"/>
    <w:rsid w:val="00BF72ED"/>
    <w:rsid w:val="00BF79A2"/>
    <w:rsid w:val="00BF79CC"/>
    <w:rsid w:val="00BF7A3C"/>
    <w:rsid w:val="00BF7ADA"/>
    <w:rsid w:val="00BF7C64"/>
    <w:rsid w:val="00C00619"/>
    <w:rsid w:val="00C00645"/>
    <w:rsid w:val="00C008B1"/>
    <w:rsid w:val="00C008E9"/>
    <w:rsid w:val="00C0090D"/>
    <w:rsid w:val="00C0090E"/>
    <w:rsid w:val="00C009CB"/>
    <w:rsid w:val="00C00B36"/>
    <w:rsid w:val="00C00F4E"/>
    <w:rsid w:val="00C0108A"/>
    <w:rsid w:val="00C01202"/>
    <w:rsid w:val="00C0137B"/>
    <w:rsid w:val="00C017A1"/>
    <w:rsid w:val="00C019C5"/>
    <w:rsid w:val="00C01CE9"/>
    <w:rsid w:val="00C02576"/>
    <w:rsid w:val="00C029CE"/>
    <w:rsid w:val="00C02B95"/>
    <w:rsid w:val="00C02D85"/>
    <w:rsid w:val="00C02DE8"/>
    <w:rsid w:val="00C02FC7"/>
    <w:rsid w:val="00C03222"/>
    <w:rsid w:val="00C03568"/>
    <w:rsid w:val="00C03681"/>
    <w:rsid w:val="00C036EF"/>
    <w:rsid w:val="00C03BBB"/>
    <w:rsid w:val="00C03C50"/>
    <w:rsid w:val="00C03DAA"/>
    <w:rsid w:val="00C03DFC"/>
    <w:rsid w:val="00C0408E"/>
    <w:rsid w:val="00C04438"/>
    <w:rsid w:val="00C045A2"/>
    <w:rsid w:val="00C04634"/>
    <w:rsid w:val="00C046F2"/>
    <w:rsid w:val="00C0491A"/>
    <w:rsid w:val="00C04E79"/>
    <w:rsid w:val="00C04E9D"/>
    <w:rsid w:val="00C04F86"/>
    <w:rsid w:val="00C05284"/>
    <w:rsid w:val="00C052F4"/>
    <w:rsid w:val="00C05579"/>
    <w:rsid w:val="00C05593"/>
    <w:rsid w:val="00C05690"/>
    <w:rsid w:val="00C05A25"/>
    <w:rsid w:val="00C06328"/>
    <w:rsid w:val="00C06570"/>
    <w:rsid w:val="00C068A8"/>
    <w:rsid w:val="00C069AA"/>
    <w:rsid w:val="00C06BF6"/>
    <w:rsid w:val="00C06E0D"/>
    <w:rsid w:val="00C070FD"/>
    <w:rsid w:val="00C07103"/>
    <w:rsid w:val="00C10082"/>
    <w:rsid w:val="00C10116"/>
    <w:rsid w:val="00C102DF"/>
    <w:rsid w:val="00C10B18"/>
    <w:rsid w:val="00C10BF9"/>
    <w:rsid w:val="00C10EB6"/>
    <w:rsid w:val="00C11090"/>
    <w:rsid w:val="00C11539"/>
    <w:rsid w:val="00C11747"/>
    <w:rsid w:val="00C11A44"/>
    <w:rsid w:val="00C11CAA"/>
    <w:rsid w:val="00C11D48"/>
    <w:rsid w:val="00C11F6F"/>
    <w:rsid w:val="00C12003"/>
    <w:rsid w:val="00C1294B"/>
    <w:rsid w:val="00C12B56"/>
    <w:rsid w:val="00C12B90"/>
    <w:rsid w:val="00C12CA1"/>
    <w:rsid w:val="00C12D31"/>
    <w:rsid w:val="00C131AD"/>
    <w:rsid w:val="00C133E7"/>
    <w:rsid w:val="00C13777"/>
    <w:rsid w:val="00C139DD"/>
    <w:rsid w:val="00C13F77"/>
    <w:rsid w:val="00C14587"/>
    <w:rsid w:val="00C145E0"/>
    <w:rsid w:val="00C14AFA"/>
    <w:rsid w:val="00C14B95"/>
    <w:rsid w:val="00C14C96"/>
    <w:rsid w:val="00C14D78"/>
    <w:rsid w:val="00C14F9A"/>
    <w:rsid w:val="00C15396"/>
    <w:rsid w:val="00C1539E"/>
    <w:rsid w:val="00C157BB"/>
    <w:rsid w:val="00C15A9D"/>
    <w:rsid w:val="00C15AE6"/>
    <w:rsid w:val="00C15F49"/>
    <w:rsid w:val="00C15FF6"/>
    <w:rsid w:val="00C160C4"/>
    <w:rsid w:val="00C1616A"/>
    <w:rsid w:val="00C1629F"/>
    <w:rsid w:val="00C164EF"/>
    <w:rsid w:val="00C16570"/>
    <w:rsid w:val="00C167CB"/>
    <w:rsid w:val="00C16A9A"/>
    <w:rsid w:val="00C17274"/>
    <w:rsid w:val="00C174FA"/>
    <w:rsid w:val="00C17E23"/>
    <w:rsid w:val="00C17FA0"/>
    <w:rsid w:val="00C2010E"/>
    <w:rsid w:val="00C2089E"/>
    <w:rsid w:val="00C2094A"/>
    <w:rsid w:val="00C20DE1"/>
    <w:rsid w:val="00C20F12"/>
    <w:rsid w:val="00C21241"/>
    <w:rsid w:val="00C215E0"/>
    <w:rsid w:val="00C2186E"/>
    <w:rsid w:val="00C21B79"/>
    <w:rsid w:val="00C225D4"/>
    <w:rsid w:val="00C2272F"/>
    <w:rsid w:val="00C228B3"/>
    <w:rsid w:val="00C22A0D"/>
    <w:rsid w:val="00C22AA8"/>
    <w:rsid w:val="00C22C87"/>
    <w:rsid w:val="00C22F38"/>
    <w:rsid w:val="00C22F59"/>
    <w:rsid w:val="00C23394"/>
    <w:rsid w:val="00C234A1"/>
    <w:rsid w:val="00C234E4"/>
    <w:rsid w:val="00C23789"/>
    <w:rsid w:val="00C23873"/>
    <w:rsid w:val="00C23917"/>
    <w:rsid w:val="00C23939"/>
    <w:rsid w:val="00C23A3F"/>
    <w:rsid w:val="00C23CCC"/>
    <w:rsid w:val="00C23E8C"/>
    <w:rsid w:val="00C2400B"/>
    <w:rsid w:val="00C24BA2"/>
    <w:rsid w:val="00C24D2D"/>
    <w:rsid w:val="00C24EE9"/>
    <w:rsid w:val="00C24FBB"/>
    <w:rsid w:val="00C25217"/>
    <w:rsid w:val="00C2549C"/>
    <w:rsid w:val="00C25655"/>
    <w:rsid w:val="00C258E1"/>
    <w:rsid w:val="00C25E6F"/>
    <w:rsid w:val="00C2602C"/>
    <w:rsid w:val="00C261C9"/>
    <w:rsid w:val="00C262E8"/>
    <w:rsid w:val="00C26636"/>
    <w:rsid w:val="00C266CD"/>
    <w:rsid w:val="00C2673C"/>
    <w:rsid w:val="00C26806"/>
    <w:rsid w:val="00C26904"/>
    <w:rsid w:val="00C269EB"/>
    <w:rsid w:val="00C26C87"/>
    <w:rsid w:val="00C27222"/>
    <w:rsid w:val="00C27246"/>
    <w:rsid w:val="00C27322"/>
    <w:rsid w:val="00C27BBB"/>
    <w:rsid w:val="00C27D31"/>
    <w:rsid w:val="00C27D97"/>
    <w:rsid w:val="00C3067A"/>
    <w:rsid w:val="00C30B96"/>
    <w:rsid w:val="00C30C7A"/>
    <w:rsid w:val="00C312FD"/>
    <w:rsid w:val="00C3135F"/>
    <w:rsid w:val="00C31760"/>
    <w:rsid w:val="00C31785"/>
    <w:rsid w:val="00C318D9"/>
    <w:rsid w:val="00C31FF2"/>
    <w:rsid w:val="00C320D5"/>
    <w:rsid w:val="00C321D1"/>
    <w:rsid w:val="00C32783"/>
    <w:rsid w:val="00C3289A"/>
    <w:rsid w:val="00C32BFD"/>
    <w:rsid w:val="00C32EC2"/>
    <w:rsid w:val="00C334B0"/>
    <w:rsid w:val="00C33626"/>
    <w:rsid w:val="00C33680"/>
    <w:rsid w:val="00C337A1"/>
    <w:rsid w:val="00C33896"/>
    <w:rsid w:val="00C338B2"/>
    <w:rsid w:val="00C33B4D"/>
    <w:rsid w:val="00C33B59"/>
    <w:rsid w:val="00C33B9D"/>
    <w:rsid w:val="00C33CFA"/>
    <w:rsid w:val="00C3405D"/>
    <w:rsid w:val="00C340DA"/>
    <w:rsid w:val="00C34262"/>
    <w:rsid w:val="00C34430"/>
    <w:rsid w:val="00C345A9"/>
    <w:rsid w:val="00C3474E"/>
    <w:rsid w:val="00C34781"/>
    <w:rsid w:val="00C347DD"/>
    <w:rsid w:val="00C34818"/>
    <w:rsid w:val="00C348E9"/>
    <w:rsid w:val="00C349FC"/>
    <w:rsid w:val="00C34A71"/>
    <w:rsid w:val="00C34A75"/>
    <w:rsid w:val="00C34D48"/>
    <w:rsid w:val="00C34D6C"/>
    <w:rsid w:val="00C34D77"/>
    <w:rsid w:val="00C35889"/>
    <w:rsid w:val="00C35DBD"/>
    <w:rsid w:val="00C35FF9"/>
    <w:rsid w:val="00C360DA"/>
    <w:rsid w:val="00C360EE"/>
    <w:rsid w:val="00C363E1"/>
    <w:rsid w:val="00C3677D"/>
    <w:rsid w:val="00C367CD"/>
    <w:rsid w:val="00C36D40"/>
    <w:rsid w:val="00C36D9B"/>
    <w:rsid w:val="00C3715E"/>
    <w:rsid w:val="00C371F9"/>
    <w:rsid w:val="00C373B0"/>
    <w:rsid w:val="00C3751E"/>
    <w:rsid w:val="00C37604"/>
    <w:rsid w:val="00C37850"/>
    <w:rsid w:val="00C37AB9"/>
    <w:rsid w:val="00C37D39"/>
    <w:rsid w:val="00C40103"/>
    <w:rsid w:val="00C40550"/>
    <w:rsid w:val="00C40628"/>
    <w:rsid w:val="00C40659"/>
    <w:rsid w:val="00C408FE"/>
    <w:rsid w:val="00C40C3E"/>
    <w:rsid w:val="00C40E1C"/>
    <w:rsid w:val="00C41249"/>
    <w:rsid w:val="00C4167B"/>
    <w:rsid w:val="00C418D0"/>
    <w:rsid w:val="00C41A9A"/>
    <w:rsid w:val="00C41B81"/>
    <w:rsid w:val="00C41F0F"/>
    <w:rsid w:val="00C41FE4"/>
    <w:rsid w:val="00C4207E"/>
    <w:rsid w:val="00C423BF"/>
    <w:rsid w:val="00C426D8"/>
    <w:rsid w:val="00C42A92"/>
    <w:rsid w:val="00C42C0C"/>
    <w:rsid w:val="00C43586"/>
    <w:rsid w:val="00C43AB9"/>
    <w:rsid w:val="00C441F5"/>
    <w:rsid w:val="00C443B4"/>
    <w:rsid w:val="00C44555"/>
    <w:rsid w:val="00C447D9"/>
    <w:rsid w:val="00C44D05"/>
    <w:rsid w:val="00C4518D"/>
    <w:rsid w:val="00C45395"/>
    <w:rsid w:val="00C453BE"/>
    <w:rsid w:val="00C45895"/>
    <w:rsid w:val="00C46ABD"/>
    <w:rsid w:val="00C46C5B"/>
    <w:rsid w:val="00C46F1E"/>
    <w:rsid w:val="00C4708D"/>
    <w:rsid w:val="00C477D8"/>
    <w:rsid w:val="00C47A01"/>
    <w:rsid w:val="00C47CE0"/>
    <w:rsid w:val="00C47FC9"/>
    <w:rsid w:val="00C5010F"/>
    <w:rsid w:val="00C502A2"/>
    <w:rsid w:val="00C50607"/>
    <w:rsid w:val="00C507E5"/>
    <w:rsid w:val="00C509AC"/>
    <w:rsid w:val="00C509C5"/>
    <w:rsid w:val="00C50A1F"/>
    <w:rsid w:val="00C50A41"/>
    <w:rsid w:val="00C50B7A"/>
    <w:rsid w:val="00C5123C"/>
    <w:rsid w:val="00C5129E"/>
    <w:rsid w:val="00C51E3D"/>
    <w:rsid w:val="00C51FE1"/>
    <w:rsid w:val="00C52A7F"/>
    <w:rsid w:val="00C52D6C"/>
    <w:rsid w:val="00C5344D"/>
    <w:rsid w:val="00C5354D"/>
    <w:rsid w:val="00C53840"/>
    <w:rsid w:val="00C53A79"/>
    <w:rsid w:val="00C53D57"/>
    <w:rsid w:val="00C53E16"/>
    <w:rsid w:val="00C53F94"/>
    <w:rsid w:val="00C5401C"/>
    <w:rsid w:val="00C54836"/>
    <w:rsid w:val="00C548F3"/>
    <w:rsid w:val="00C55051"/>
    <w:rsid w:val="00C55080"/>
    <w:rsid w:val="00C552DC"/>
    <w:rsid w:val="00C556A1"/>
    <w:rsid w:val="00C5578B"/>
    <w:rsid w:val="00C55826"/>
    <w:rsid w:val="00C55832"/>
    <w:rsid w:val="00C55E95"/>
    <w:rsid w:val="00C564BC"/>
    <w:rsid w:val="00C56EB3"/>
    <w:rsid w:val="00C5701E"/>
    <w:rsid w:val="00C57043"/>
    <w:rsid w:val="00C5708A"/>
    <w:rsid w:val="00C570E8"/>
    <w:rsid w:val="00C573BD"/>
    <w:rsid w:val="00C57512"/>
    <w:rsid w:val="00C5763A"/>
    <w:rsid w:val="00C576E5"/>
    <w:rsid w:val="00C57789"/>
    <w:rsid w:val="00C57AC7"/>
    <w:rsid w:val="00C57B6B"/>
    <w:rsid w:val="00C57D51"/>
    <w:rsid w:val="00C57D6A"/>
    <w:rsid w:val="00C57F86"/>
    <w:rsid w:val="00C60451"/>
    <w:rsid w:val="00C60597"/>
    <w:rsid w:val="00C6083C"/>
    <w:rsid w:val="00C609C7"/>
    <w:rsid w:val="00C60A51"/>
    <w:rsid w:val="00C60A99"/>
    <w:rsid w:val="00C60CF6"/>
    <w:rsid w:val="00C60D51"/>
    <w:rsid w:val="00C60FFF"/>
    <w:rsid w:val="00C61161"/>
    <w:rsid w:val="00C61192"/>
    <w:rsid w:val="00C61771"/>
    <w:rsid w:val="00C61820"/>
    <w:rsid w:val="00C6188A"/>
    <w:rsid w:val="00C61D33"/>
    <w:rsid w:val="00C61E22"/>
    <w:rsid w:val="00C620E5"/>
    <w:rsid w:val="00C6232B"/>
    <w:rsid w:val="00C623F1"/>
    <w:rsid w:val="00C6251E"/>
    <w:rsid w:val="00C62569"/>
    <w:rsid w:val="00C62CA6"/>
    <w:rsid w:val="00C62CDE"/>
    <w:rsid w:val="00C62D38"/>
    <w:rsid w:val="00C62FC1"/>
    <w:rsid w:val="00C63174"/>
    <w:rsid w:val="00C633DC"/>
    <w:rsid w:val="00C636CE"/>
    <w:rsid w:val="00C63C21"/>
    <w:rsid w:val="00C63D2F"/>
    <w:rsid w:val="00C63F40"/>
    <w:rsid w:val="00C63FB6"/>
    <w:rsid w:val="00C643CC"/>
    <w:rsid w:val="00C647EC"/>
    <w:rsid w:val="00C64805"/>
    <w:rsid w:val="00C64B77"/>
    <w:rsid w:val="00C64BB1"/>
    <w:rsid w:val="00C64E7E"/>
    <w:rsid w:val="00C64FED"/>
    <w:rsid w:val="00C651D2"/>
    <w:rsid w:val="00C65A48"/>
    <w:rsid w:val="00C65B99"/>
    <w:rsid w:val="00C65BE8"/>
    <w:rsid w:val="00C66008"/>
    <w:rsid w:val="00C6665A"/>
    <w:rsid w:val="00C666FC"/>
    <w:rsid w:val="00C6678F"/>
    <w:rsid w:val="00C66AF0"/>
    <w:rsid w:val="00C670A8"/>
    <w:rsid w:val="00C67113"/>
    <w:rsid w:val="00C67853"/>
    <w:rsid w:val="00C67BC2"/>
    <w:rsid w:val="00C67FAE"/>
    <w:rsid w:val="00C70069"/>
    <w:rsid w:val="00C70073"/>
    <w:rsid w:val="00C70B32"/>
    <w:rsid w:val="00C70DF6"/>
    <w:rsid w:val="00C70FEE"/>
    <w:rsid w:val="00C71726"/>
    <w:rsid w:val="00C71D2E"/>
    <w:rsid w:val="00C71E77"/>
    <w:rsid w:val="00C71FB4"/>
    <w:rsid w:val="00C72065"/>
    <w:rsid w:val="00C72117"/>
    <w:rsid w:val="00C72298"/>
    <w:rsid w:val="00C722BC"/>
    <w:rsid w:val="00C72734"/>
    <w:rsid w:val="00C72D27"/>
    <w:rsid w:val="00C72E7C"/>
    <w:rsid w:val="00C73264"/>
    <w:rsid w:val="00C73633"/>
    <w:rsid w:val="00C739B3"/>
    <w:rsid w:val="00C743A2"/>
    <w:rsid w:val="00C744EB"/>
    <w:rsid w:val="00C745A1"/>
    <w:rsid w:val="00C7462E"/>
    <w:rsid w:val="00C7466D"/>
    <w:rsid w:val="00C74AE0"/>
    <w:rsid w:val="00C74CFF"/>
    <w:rsid w:val="00C74E37"/>
    <w:rsid w:val="00C750DF"/>
    <w:rsid w:val="00C75283"/>
    <w:rsid w:val="00C7528E"/>
    <w:rsid w:val="00C752B8"/>
    <w:rsid w:val="00C7564A"/>
    <w:rsid w:val="00C7565B"/>
    <w:rsid w:val="00C75A39"/>
    <w:rsid w:val="00C75FB3"/>
    <w:rsid w:val="00C7605A"/>
    <w:rsid w:val="00C76475"/>
    <w:rsid w:val="00C76702"/>
    <w:rsid w:val="00C76805"/>
    <w:rsid w:val="00C76C61"/>
    <w:rsid w:val="00C76FA0"/>
    <w:rsid w:val="00C77120"/>
    <w:rsid w:val="00C7753E"/>
    <w:rsid w:val="00C7782B"/>
    <w:rsid w:val="00C77BB1"/>
    <w:rsid w:val="00C77DA5"/>
    <w:rsid w:val="00C800CA"/>
    <w:rsid w:val="00C80185"/>
    <w:rsid w:val="00C8046E"/>
    <w:rsid w:val="00C80B03"/>
    <w:rsid w:val="00C81318"/>
    <w:rsid w:val="00C81446"/>
    <w:rsid w:val="00C81566"/>
    <w:rsid w:val="00C81619"/>
    <w:rsid w:val="00C818DB"/>
    <w:rsid w:val="00C81BD2"/>
    <w:rsid w:val="00C81C1F"/>
    <w:rsid w:val="00C81F00"/>
    <w:rsid w:val="00C8207E"/>
    <w:rsid w:val="00C8219F"/>
    <w:rsid w:val="00C82633"/>
    <w:rsid w:val="00C82831"/>
    <w:rsid w:val="00C82B75"/>
    <w:rsid w:val="00C82BFC"/>
    <w:rsid w:val="00C82C20"/>
    <w:rsid w:val="00C82E4E"/>
    <w:rsid w:val="00C83059"/>
    <w:rsid w:val="00C8318A"/>
    <w:rsid w:val="00C831CB"/>
    <w:rsid w:val="00C833EC"/>
    <w:rsid w:val="00C834B4"/>
    <w:rsid w:val="00C83755"/>
    <w:rsid w:val="00C83772"/>
    <w:rsid w:val="00C838CE"/>
    <w:rsid w:val="00C839B6"/>
    <w:rsid w:val="00C83EF7"/>
    <w:rsid w:val="00C84480"/>
    <w:rsid w:val="00C8456B"/>
    <w:rsid w:val="00C84620"/>
    <w:rsid w:val="00C84655"/>
    <w:rsid w:val="00C84672"/>
    <w:rsid w:val="00C8509F"/>
    <w:rsid w:val="00C85113"/>
    <w:rsid w:val="00C85503"/>
    <w:rsid w:val="00C8553E"/>
    <w:rsid w:val="00C85780"/>
    <w:rsid w:val="00C857BA"/>
    <w:rsid w:val="00C85B57"/>
    <w:rsid w:val="00C862A2"/>
    <w:rsid w:val="00C86585"/>
    <w:rsid w:val="00C868B1"/>
    <w:rsid w:val="00C8695F"/>
    <w:rsid w:val="00C86A73"/>
    <w:rsid w:val="00C86BAF"/>
    <w:rsid w:val="00C86DA0"/>
    <w:rsid w:val="00C8735C"/>
    <w:rsid w:val="00C8777F"/>
    <w:rsid w:val="00C878E1"/>
    <w:rsid w:val="00C87DB1"/>
    <w:rsid w:val="00C87F39"/>
    <w:rsid w:val="00C87F89"/>
    <w:rsid w:val="00C904BD"/>
    <w:rsid w:val="00C907FB"/>
    <w:rsid w:val="00C90937"/>
    <w:rsid w:val="00C90956"/>
    <w:rsid w:val="00C90A96"/>
    <w:rsid w:val="00C90B37"/>
    <w:rsid w:val="00C90B4E"/>
    <w:rsid w:val="00C90BA6"/>
    <w:rsid w:val="00C90CFF"/>
    <w:rsid w:val="00C90DE9"/>
    <w:rsid w:val="00C90E7E"/>
    <w:rsid w:val="00C90F22"/>
    <w:rsid w:val="00C91476"/>
    <w:rsid w:val="00C918D9"/>
    <w:rsid w:val="00C92E33"/>
    <w:rsid w:val="00C9347D"/>
    <w:rsid w:val="00C93488"/>
    <w:rsid w:val="00C934BE"/>
    <w:rsid w:val="00C93731"/>
    <w:rsid w:val="00C93768"/>
    <w:rsid w:val="00C93AC5"/>
    <w:rsid w:val="00C93AEE"/>
    <w:rsid w:val="00C93ED1"/>
    <w:rsid w:val="00C94375"/>
    <w:rsid w:val="00C946B8"/>
    <w:rsid w:val="00C94908"/>
    <w:rsid w:val="00C949F2"/>
    <w:rsid w:val="00C953CF"/>
    <w:rsid w:val="00C95599"/>
    <w:rsid w:val="00C956BF"/>
    <w:rsid w:val="00C959FB"/>
    <w:rsid w:val="00C95A21"/>
    <w:rsid w:val="00C95A62"/>
    <w:rsid w:val="00C95EF3"/>
    <w:rsid w:val="00C95EF8"/>
    <w:rsid w:val="00C95F0E"/>
    <w:rsid w:val="00C96498"/>
    <w:rsid w:val="00C96C2F"/>
    <w:rsid w:val="00C9738C"/>
    <w:rsid w:val="00C9777E"/>
    <w:rsid w:val="00C979C7"/>
    <w:rsid w:val="00CA0151"/>
    <w:rsid w:val="00CA02E9"/>
    <w:rsid w:val="00CA04CD"/>
    <w:rsid w:val="00CA0680"/>
    <w:rsid w:val="00CA08EE"/>
    <w:rsid w:val="00CA0B36"/>
    <w:rsid w:val="00CA109E"/>
    <w:rsid w:val="00CA1B5D"/>
    <w:rsid w:val="00CA1B62"/>
    <w:rsid w:val="00CA1C31"/>
    <w:rsid w:val="00CA2214"/>
    <w:rsid w:val="00CA223C"/>
    <w:rsid w:val="00CA2297"/>
    <w:rsid w:val="00CA29FB"/>
    <w:rsid w:val="00CA2D71"/>
    <w:rsid w:val="00CA358E"/>
    <w:rsid w:val="00CA3839"/>
    <w:rsid w:val="00CA3A0D"/>
    <w:rsid w:val="00CA3D08"/>
    <w:rsid w:val="00CA3D7F"/>
    <w:rsid w:val="00CA40D8"/>
    <w:rsid w:val="00CA4825"/>
    <w:rsid w:val="00CA4867"/>
    <w:rsid w:val="00CA4AD9"/>
    <w:rsid w:val="00CA4C56"/>
    <w:rsid w:val="00CA4D29"/>
    <w:rsid w:val="00CA4DC7"/>
    <w:rsid w:val="00CA51EE"/>
    <w:rsid w:val="00CA54BA"/>
    <w:rsid w:val="00CA566F"/>
    <w:rsid w:val="00CA5B86"/>
    <w:rsid w:val="00CA5C13"/>
    <w:rsid w:val="00CA5FE1"/>
    <w:rsid w:val="00CA606D"/>
    <w:rsid w:val="00CA6428"/>
    <w:rsid w:val="00CA6931"/>
    <w:rsid w:val="00CA69BF"/>
    <w:rsid w:val="00CA6AD1"/>
    <w:rsid w:val="00CA6D02"/>
    <w:rsid w:val="00CA6D2F"/>
    <w:rsid w:val="00CA6DAC"/>
    <w:rsid w:val="00CA6DE0"/>
    <w:rsid w:val="00CA6FA6"/>
    <w:rsid w:val="00CA73CF"/>
    <w:rsid w:val="00CA74F2"/>
    <w:rsid w:val="00CB01D5"/>
    <w:rsid w:val="00CB04A0"/>
    <w:rsid w:val="00CB066E"/>
    <w:rsid w:val="00CB085E"/>
    <w:rsid w:val="00CB0A26"/>
    <w:rsid w:val="00CB0A27"/>
    <w:rsid w:val="00CB105D"/>
    <w:rsid w:val="00CB1151"/>
    <w:rsid w:val="00CB12A8"/>
    <w:rsid w:val="00CB132B"/>
    <w:rsid w:val="00CB21A9"/>
    <w:rsid w:val="00CB2456"/>
    <w:rsid w:val="00CB25E2"/>
    <w:rsid w:val="00CB266B"/>
    <w:rsid w:val="00CB27B3"/>
    <w:rsid w:val="00CB2C25"/>
    <w:rsid w:val="00CB2FA4"/>
    <w:rsid w:val="00CB2FB3"/>
    <w:rsid w:val="00CB34B0"/>
    <w:rsid w:val="00CB34E5"/>
    <w:rsid w:val="00CB3919"/>
    <w:rsid w:val="00CB3E9F"/>
    <w:rsid w:val="00CB4136"/>
    <w:rsid w:val="00CB45B7"/>
    <w:rsid w:val="00CB46A2"/>
    <w:rsid w:val="00CB4A3B"/>
    <w:rsid w:val="00CB4B64"/>
    <w:rsid w:val="00CB4BEC"/>
    <w:rsid w:val="00CB57F5"/>
    <w:rsid w:val="00CB5FF5"/>
    <w:rsid w:val="00CB624E"/>
    <w:rsid w:val="00CB6B2A"/>
    <w:rsid w:val="00CB6C90"/>
    <w:rsid w:val="00CB6D06"/>
    <w:rsid w:val="00CB6D38"/>
    <w:rsid w:val="00CB6FF9"/>
    <w:rsid w:val="00CB7705"/>
    <w:rsid w:val="00CB7965"/>
    <w:rsid w:val="00CB7A1D"/>
    <w:rsid w:val="00CB7C6D"/>
    <w:rsid w:val="00CB7FFC"/>
    <w:rsid w:val="00CC110D"/>
    <w:rsid w:val="00CC15B4"/>
    <w:rsid w:val="00CC18EB"/>
    <w:rsid w:val="00CC18EF"/>
    <w:rsid w:val="00CC1D06"/>
    <w:rsid w:val="00CC21D1"/>
    <w:rsid w:val="00CC248A"/>
    <w:rsid w:val="00CC24CD"/>
    <w:rsid w:val="00CC25C8"/>
    <w:rsid w:val="00CC28D8"/>
    <w:rsid w:val="00CC29D2"/>
    <w:rsid w:val="00CC2A3D"/>
    <w:rsid w:val="00CC2B48"/>
    <w:rsid w:val="00CC2BB0"/>
    <w:rsid w:val="00CC2CAA"/>
    <w:rsid w:val="00CC2E8D"/>
    <w:rsid w:val="00CC2F08"/>
    <w:rsid w:val="00CC2F41"/>
    <w:rsid w:val="00CC2FC4"/>
    <w:rsid w:val="00CC3049"/>
    <w:rsid w:val="00CC328E"/>
    <w:rsid w:val="00CC3455"/>
    <w:rsid w:val="00CC345F"/>
    <w:rsid w:val="00CC3F69"/>
    <w:rsid w:val="00CC3FF9"/>
    <w:rsid w:val="00CC415E"/>
    <w:rsid w:val="00CC438D"/>
    <w:rsid w:val="00CC4582"/>
    <w:rsid w:val="00CC4677"/>
    <w:rsid w:val="00CC49BB"/>
    <w:rsid w:val="00CC4D45"/>
    <w:rsid w:val="00CC50E7"/>
    <w:rsid w:val="00CC5123"/>
    <w:rsid w:val="00CC53F6"/>
    <w:rsid w:val="00CC5730"/>
    <w:rsid w:val="00CC5A6D"/>
    <w:rsid w:val="00CC5AD9"/>
    <w:rsid w:val="00CC64A8"/>
    <w:rsid w:val="00CC6501"/>
    <w:rsid w:val="00CC6A58"/>
    <w:rsid w:val="00CC6E12"/>
    <w:rsid w:val="00CC6E34"/>
    <w:rsid w:val="00CC72FB"/>
    <w:rsid w:val="00CC75DE"/>
    <w:rsid w:val="00CC7650"/>
    <w:rsid w:val="00CC7970"/>
    <w:rsid w:val="00CC7C26"/>
    <w:rsid w:val="00CD033D"/>
    <w:rsid w:val="00CD07BD"/>
    <w:rsid w:val="00CD0F1E"/>
    <w:rsid w:val="00CD0FDC"/>
    <w:rsid w:val="00CD1057"/>
    <w:rsid w:val="00CD114B"/>
    <w:rsid w:val="00CD117F"/>
    <w:rsid w:val="00CD1450"/>
    <w:rsid w:val="00CD17C9"/>
    <w:rsid w:val="00CD1A81"/>
    <w:rsid w:val="00CD1BB0"/>
    <w:rsid w:val="00CD1BF6"/>
    <w:rsid w:val="00CD1C5E"/>
    <w:rsid w:val="00CD1C64"/>
    <w:rsid w:val="00CD1DBA"/>
    <w:rsid w:val="00CD1E47"/>
    <w:rsid w:val="00CD237D"/>
    <w:rsid w:val="00CD28B3"/>
    <w:rsid w:val="00CD2A27"/>
    <w:rsid w:val="00CD2F72"/>
    <w:rsid w:val="00CD3092"/>
    <w:rsid w:val="00CD30A8"/>
    <w:rsid w:val="00CD3281"/>
    <w:rsid w:val="00CD3330"/>
    <w:rsid w:val="00CD3627"/>
    <w:rsid w:val="00CD3B08"/>
    <w:rsid w:val="00CD3C6D"/>
    <w:rsid w:val="00CD3E39"/>
    <w:rsid w:val="00CD3EDC"/>
    <w:rsid w:val="00CD4617"/>
    <w:rsid w:val="00CD4A9B"/>
    <w:rsid w:val="00CD524D"/>
    <w:rsid w:val="00CD5584"/>
    <w:rsid w:val="00CD55D5"/>
    <w:rsid w:val="00CD59E9"/>
    <w:rsid w:val="00CD60C3"/>
    <w:rsid w:val="00CD6BF5"/>
    <w:rsid w:val="00CD6DEE"/>
    <w:rsid w:val="00CD6ECF"/>
    <w:rsid w:val="00CD6F55"/>
    <w:rsid w:val="00CD707C"/>
    <w:rsid w:val="00CD72B5"/>
    <w:rsid w:val="00CD7345"/>
    <w:rsid w:val="00CD753F"/>
    <w:rsid w:val="00CD79BB"/>
    <w:rsid w:val="00CD7B8F"/>
    <w:rsid w:val="00CD7B90"/>
    <w:rsid w:val="00CD7B98"/>
    <w:rsid w:val="00CD7C30"/>
    <w:rsid w:val="00CD7CA7"/>
    <w:rsid w:val="00CE0130"/>
    <w:rsid w:val="00CE019C"/>
    <w:rsid w:val="00CE021C"/>
    <w:rsid w:val="00CE0254"/>
    <w:rsid w:val="00CE02B0"/>
    <w:rsid w:val="00CE0AB3"/>
    <w:rsid w:val="00CE0AD4"/>
    <w:rsid w:val="00CE0BB8"/>
    <w:rsid w:val="00CE1111"/>
    <w:rsid w:val="00CE149C"/>
    <w:rsid w:val="00CE14BA"/>
    <w:rsid w:val="00CE1587"/>
    <w:rsid w:val="00CE1C6B"/>
    <w:rsid w:val="00CE1E7F"/>
    <w:rsid w:val="00CE1F09"/>
    <w:rsid w:val="00CE204B"/>
    <w:rsid w:val="00CE21A9"/>
    <w:rsid w:val="00CE22AA"/>
    <w:rsid w:val="00CE2490"/>
    <w:rsid w:val="00CE24D7"/>
    <w:rsid w:val="00CE2557"/>
    <w:rsid w:val="00CE2F30"/>
    <w:rsid w:val="00CE3096"/>
    <w:rsid w:val="00CE382A"/>
    <w:rsid w:val="00CE3B84"/>
    <w:rsid w:val="00CE3D14"/>
    <w:rsid w:val="00CE448D"/>
    <w:rsid w:val="00CE4B71"/>
    <w:rsid w:val="00CE51E5"/>
    <w:rsid w:val="00CE542D"/>
    <w:rsid w:val="00CE5496"/>
    <w:rsid w:val="00CE5620"/>
    <w:rsid w:val="00CE5C69"/>
    <w:rsid w:val="00CE617C"/>
    <w:rsid w:val="00CE681A"/>
    <w:rsid w:val="00CE6B3E"/>
    <w:rsid w:val="00CE6ED7"/>
    <w:rsid w:val="00CE6EE7"/>
    <w:rsid w:val="00CE6FD8"/>
    <w:rsid w:val="00CE6FE5"/>
    <w:rsid w:val="00CE7165"/>
    <w:rsid w:val="00CE7658"/>
    <w:rsid w:val="00CE7718"/>
    <w:rsid w:val="00CE781B"/>
    <w:rsid w:val="00CE787B"/>
    <w:rsid w:val="00CE7899"/>
    <w:rsid w:val="00CE78D0"/>
    <w:rsid w:val="00CE7A60"/>
    <w:rsid w:val="00CE7B84"/>
    <w:rsid w:val="00CE7D86"/>
    <w:rsid w:val="00CE7DEE"/>
    <w:rsid w:val="00CF06AA"/>
    <w:rsid w:val="00CF09AF"/>
    <w:rsid w:val="00CF09FB"/>
    <w:rsid w:val="00CF0D8A"/>
    <w:rsid w:val="00CF17AB"/>
    <w:rsid w:val="00CF20CE"/>
    <w:rsid w:val="00CF2262"/>
    <w:rsid w:val="00CF23B8"/>
    <w:rsid w:val="00CF2555"/>
    <w:rsid w:val="00CF256E"/>
    <w:rsid w:val="00CF2CEC"/>
    <w:rsid w:val="00CF3045"/>
    <w:rsid w:val="00CF30C0"/>
    <w:rsid w:val="00CF31C5"/>
    <w:rsid w:val="00CF3367"/>
    <w:rsid w:val="00CF3426"/>
    <w:rsid w:val="00CF3809"/>
    <w:rsid w:val="00CF3978"/>
    <w:rsid w:val="00CF401C"/>
    <w:rsid w:val="00CF445C"/>
    <w:rsid w:val="00CF4842"/>
    <w:rsid w:val="00CF4A29"/>
    <w:rsid w:val="00CF4B6B"/>
    <w:rsid w:val="00CF4EA9"/>
    <w:rsid w:val="00CF504D"/>
    <w:rsid w:val="00CF51DF"/>
    <w:rsid w:val="00CF5582"/>
    <w:rsid w:val="00CF5A05"/>
    <w:rsid w:val="00CF5B79"/>
    <w:rsid w:val="00CF5C02"/>
    <w:rsid w:val="00CF63D2"/>
    <w:rsid w:val="00CF654A"/>
    <w:rsid w:val="00CF65A7"/>
    <w:rsid w:val="00CF66B5"/>
    <w:rsid w:val="00CF67C6"/>
    <w:rsid w:val="00CF6BF0"/>
    <w:rsid w:val="00CF7686"/>
    <w:rsid w:val="00CF7707"/>
    <w:rsid w:val="00CF77B6"/>
    <w:rsid w:val="00CF7D9E"/>
    <w:rsid w:val="00CF7EAF"/>
    <w:rsid w:val="00D00134"/>
    <w:rsid w:val="00D00B2A"/>
    <w:rsid w:val="00D00F58"/>
    <w:rsid w:val="00D01077"/>
    <w:rsid w:val="00D01090"/>
    <w:rsid w:val="00D0129C"/>
    <w:rsid w:val="00D013A3"/>
    <w:rsid w:val="00D01559"/>
    <w:rsid w:val="00D018DD"/>
    <w:rsid w:val="00D01A79"/>
    <w:rsid w:val="00D01AB3"/>
    <w:rsid w:val="00D01C5B"/>
    <w:rsid w:val="00D02208"/>
    <w:rsid w:val="00D02328"/>
    <w:rsid w:val="00D02427"/>
    <w:rsid w:val="00D0242F"/>
    <w:rsid w:val="00D02529"/>
    <w:rsid w:val="00D0254B"/>
    <w:rsid w:val="00D025A4"/>
    <w:rsid w:val="00D025CE"/>
    <w:rsid w:val="00D02616"/>
    <w:rsid w:val="00D029A9"/>
    <w:rsid w:val="00D02C70"/>
    <w:rsid w:val="00D02F16"/>
    <w:rsid w:val="00D034B5"/>
    <w:rsid w:val="00D036D2"/>
    <w:rsid w:val="00D037E3"/>
    <w:rsid w:val="00D03AF4"/>
    <w:rsid w:val="00D0408A"/>
    <w:rsid w:val="00D04147"/>
    <w:rsid w:val="00D044CA"/>
    <w:rsid w:val="00D04529"/>
    <w:rsid w:val="00D049E8"/>
    <w:rsid w:val="00D04CE7"/>
    <w:rsid w:val="00D051D1"/>
    <w:rsid w:val="00D054EA"/>
    <w:rsid w:val="00D0563E"/>
    <w:rsid w:val="00D05680"/>
    <w:rsid w:val="00D05756"/>
    <w:rsid w:val="00D05952"/>
    <w:rsid w:val="00D05BF5"/>
    <w:rsid w:val="00D05CD6"/>
    <w:rsid w:val="00D05CFA"/>
    <w:rsid w:val="00D05EC3"/>
    <w:rsid w:val="00D062B2"/>
    <w:rsid w:val="00D06662"/>
    <w:rsid w:val="00D066CC"/>
    <w:rsid w:val="00D06894"/>
    <w:rsid w:val="00D069CB"/>
    <w:rsid w:val="00D06C32"/>
    <w:rsid w:val="00D06D37"/>
    <w:rsid w:val="00D071A3"/>
    <w:rsid w:val="00D071DE"/>
    <w:rsid w:val="00D07385"/>
    <w:rsid w:val="00D075AA"/>
    <w:rsid w:val="00D07822"/>
    <w:rsid w:val="00D0787C"/>
    <w:rsid w:val="00D07B44"/>
    <w:rsid w:val="00D10132"/>
    <w:rsid w:val="00D105B2"/>
    <w:rsid w:val="00D10D74"/>
    <w:rsid w:val="00D10F27"/>
    <w:rsid w:val="00D1187E"/>
    <w:rsid w:val="00D118F3"/>
    <w:rsid w:val="00D11E7A"/>
    <w:rsid w:val="00D11E94"/>
    <w:rsid w:val="00D1207B"/>
    <w:rsid w:val="00D123FF"/>
    <w:rsid w:val="00D125E7"/>
    <w:rsid w:val="00D1318C"/>
    <w:rsid w:val="00D132C8"/>
    <w:rsid w:val="00D138AF"/>
    <w:rsid w:val="00D13D68"/>
    <w:rsid w:val="00D14E8C"/>
    <w:rsid w:val="00D14EFA"/>
    <w:rsid w:val="00D150F1"/>
    <w:rsid w:val="00D151A5"/>
    <w:rsid w:val="00D153B7"/>
    <w:rsid w:val="00D15B8A"/>
    <w:rsid w:val="00D15D1C"/>
    <w:rsid w:val="00D15E05"/>
    <w:rsid w:val="00D165F7"/>
    <w:rsid w:val="00D167DB"/>
    <w:rsid w:val="00D167F1"/>
    <w:rsid w:val="00D16809"/>
    <w:rsid w:val="00D1688F"/>
    <w:rsid w:val="00D16B2C"/>
    <w:rsid w:val="00D16D2C"/>
    <w:rsid w:val="00D16ED6"/>
    <w:rsid w:val="00D16F03"/>
    <w:rsid w:val="00D17499"/>
    <w:rsid w:val="00D178BB"/>
    <w:rsid w:val="00D17BEA"/>
    <w:rsid w:val="00D2002D"/>
    <w:rsid w:val="00D20094"/>
    <w:rsid w:val="00D20226"/>
    <w:rsid w:val="00D202B5"/>
    <w:rsid w:val="00D20369"/>
    <w:rsid w:val="00D20605"/>
    <w:rsid w:val="00D20BB3"/>
    <w:rsid w:val="00D20DCE"/>
    <w:rsid w:val="00D20F4F"/>
    <w:rsid w:val="00D21166"/>
    <w:rsid w:val="00D213EC"/>
    <w:rsid w:val="00D21922"/>
    <w:rsid w:val="00D21933"/>
    <w:rsid w:val="00D21959"/>
    <w:rsid w:val="00D21AD3"/>
    <w:rsid w:val="00D21ADD"/>
    <w:rsid w:val="00D21BC1"/>
    <w:rsid w:val="00D21BF5"/>
    <w:rsid w:val="00D21C6A"/>
    <w:rsid w:val="00D21E5B"/>
    <w:rsid w:val="00D22490"/>
    <w:rsid w:val="00D224E0"/>
    <w:rsid w:val="00D225CA"/>
    <w:rsid w:val="00D22948"/>
    <w:rsid w:val="00D22A5B"/>
    <w:rsid w:val="00D22A66"/>
    <w:rsid w:val="00D22BFE"/>
    <w:rsid w:val="00D22CAA"/>
    <w:rsid w:val="00D22D3C"/>
    <w:rsid w:val="00D2302E"/>
    <w:rsid w:val="00D23286"/>
    <w:rsid w:val="00D233F4"/>
    <w:rsid w:val="00D236E5"/>
    <w:rsid w:val="00D238C5"/>
    <w:rsid w:val="00D23974"/>
    <w:rsid w:val="00D23CB5"/>
    <w:rsid w:val="00D23F25"/>
    <w:rsid w:val="00D23F68"/>
    <w:rsid w:val="00D24023"/>
    <w:rsid w:val="00D243CC"/>
    <w:rsid w:val="00D24705"/>
    <w:rsid w:val="00D248B2"/>
    <w:rsid w:val="00D24C43"/>
    <w:rsid w:val="00D2669B"/>
    <w:rsid w:val="00D26BDD"/>
    <w:rsid w:val="00D26BFA"/>
    <w:rsid w:val="00D26D01"/>
    <w:rsid w:val="00D270AE"/>
    <w:rsid w:val="00D27108"/>
    <w:rsid w:val="00D2735F"/>
    <w:rsid w:val="00D27876"/>
    <w:rsid w:val="00D27A0A"/>
    <w:rsid w:val="00D27B7E"/>
    <w:rsid w:val="00D303DC"/>
    <w:rsid w:val="00D304BE"/>
    <w:rsid w:val="00D306E1"/>
    <w:rsid w:val="00D30889"/>
    <w:rsid w:val="00D30A42"/>
    <w:rsid w:val="00D30B2E"/>
    <w:rsid w:val="00D30EA3"/>
    <w:rsid w:val="00D30F8B"/>
    <w:rsid w:val="00D30FCE"/>
    <w:rsid w:val="00D313DF"/>
    <w:rsid w:val="00D31525"/>
    <w:rsid w:val="00D316AC"/>
    <w:rsid w:val="00D316D1"/>
    <w:rsid w:val="00D31780"/>
    <w:rsid w:val="00D317FC"/>
    <w:rsid w:val="00D31A31"/>
    <w:rsid w:val="00D31D49"/>
    <w:rsid w:val="00D32201"/>
    <w:rsid w:val="00D32223"/>
    <w:rsid w:val="00D322D2"/>
    <w:rsid w:val="00D32373"/>
    <w:rsid w:val="00D32DF4"/>
    <w:rsid w:val="00D33604"/>
    <w:rsid w:val="00D33666"/>
    <w:rsid w:val="00D33DBF"/>
    <w:rsid w:val="00D33DD1"/>
    <w:rsid w:val="00D33F2B"/>
    <w:rsid w:val="00D34113"/>
    <w:rsid w:val="00D342DD"/>
    <w:rsid w:val="00D342E8"/>
    <w:rsid w:val="00D34378"/>
    <w:rsid w:val="00D3493F"/>
    <w:rsid w:val="00D34B74"/>
    <w:rsid w:val="00D34C61"/>
    <w:rsid w:val="00D3548C"/>
    <w:rsid w:val="00D356E8"/>
    <w:rsid w:val="00D364A3"/>
    <w:rsid w:val="00D36D34"/>
    <w:rsid w:val="00D36E72"/>
    <w:rsid w:val="00D3717B"/>
    <w:rsid w:val="00D37AEA"/>
    <w:rsid w:val="00D37CF0"/>
    <w:rsid w:val="00D37DE9"/>
    <w:rsid w:val="00D400AF"/>
    <w:rsid w:val="00D404DC"/>
    <w:rsid w:val="00D40897"/>
    <w:rsid w:val="00D40B32"/>
    <w:rsid w:val="00D40C3E"/>
    <w:rsid w:val="00D40E8C"/>
    <w:rsid w:val="00D41009"/>
    <w:rsid w:val="00D41362"/>
    <w:rsid w:val="00D41667"/>
    <w:rsid w:val="00D416F5"/>
    <w:rsid w:val="00D41929"/>
    <w:rsid w:val="00D4194C"/>
    <w:rsid w:val="00D41A29"/>
    <w:rsid w:val="00D4220F"/>
    <w:rsid w:val="00D4243A"/>
    <w:rsid w:val="00D4256F"/>
    <w:rsid w:val="00D42625"/>
    <w:rsid w:val="00D4286B"/>
    <w:rsid w:val="00D4312F"/>
    <w:rsid w:val="00D432F3"/>
    <w:rsid w:val="00D433B6"/>
    <w:rsid w:val="00D438C2"/>
    <w:rsid w:val="00D4390D"/>
    <w:rsid w:val="00D43C67"/>
    <w:rsid w:val="00D43D28"/>
    <w:rsid w:val="00D446EE"/>
    <w:rsid w:val="00D4481E"/>
    <w:rsid w:val="00D44D98"/>
    <w:rsid w:val="00D4508D"/>
    <w:rsid w:val="00D45299"/>
    <w:rsid w:val="00D453AA"/>
    <w:rsid w:val="00D45415"/>
    <w:rsid w:val="00D455C0"/>
    <w:rsid w:val="00D4580E"/>
    <w:rsid w:val="00D45AF4"/>
    <w:rsid w:val="00D45D3E"/>
    <w:rsid w:val="00D46107"/>
    <w:rsid w:val="00D46697"/>
    <w:rsid w:val="00D46A79"/>
    <w:rsid w:val="00D46BA9"/>
    <w:rsid w:val="00D46D3F"/>
    <w:rsid w:val="00D46D7E"/>
    <w:rsid w:val="00D47086"/>
    <w:rsid w:val="00D4754A"/>
    <w:rsid w:val="00D478E5"/>
    <w:rsid w:val="00D479A2"/>
    <w:rsid w:val="00D47A72"/>
    <w:rsid w:val="00D47D31"/>
    <w:rsid w:val="00D50126"/>
    <w:rsid w:val="00D50166"/>
    <w:rsid w:val="00D50169"/>
    <w:rsid w:val="00D501BA"/>
    <w:rsid w:val="00D505D6"/>
    <w:rsid w:val="00D506D1"/>
    <w:rsid w:val="00D506DE"/>
    <w:rsid w:val="00D50953"/>
    <w:rsid w:val="00D50A6E"/>
    <w:rsid w:val="00D50D2F"/>
    <w:rsid w:val="00D50D64"/>
    <w:rsid w:val="00D50E51"/>
    <w:rsid w:val="00D51506"/>
    <w:rsid w:val="00D516DB"/>
    <w:rsid w:val="00D51728"/>
    <w:rsid w:val="00D5179D"/>
    <w:rsid w:val="00D518AC"/>
    <w:rsid w:val="00D51C32"/>
    <w:rsid w:val="00D51C69"/>
    <w:rsid w:val="00D51CAA"/>
    <w:rsid w:val="00D520B6"/>
    <w:rsid w:val="00D520BA"/>
    <w:rsid w:val="00D5213A"/>
    <w:rsid w:val="00D5215B"/>
    <w:rsid w:val="00D52428"/>
    <w:rsid w:val="00D52701"/>
    <w:rsid w:val="00D52726"/>
    <w:rsid w:val="00D52741"/>
    <w:rsid w:val="00D52A26"/>
    <w:rsid w:val="00D53143"/>
    <w:rsid w:val="00D53363"/>
    <w:rsid w:val="00D538B1"/>
    <w:rsid w:val="00D53CB5"/>
    <w:rsid w:val="00D53F26"/>
    <w:rsid w:val="00D53FFE"/>
    <w:rsid w:val="00D540A2"/>
    <w:rsid w:val="00D541C9"/>
    <w:rsid w:val="00D5433D"/>
    <w:rsid w:val="00D5465C"/>
    <w:rsid w:val="00D546D2"/>
    <w:rsid w:val="00D54871"/>
    <w:rsid w:val="00D54B62"/>
    <w:rsid w:val="00D553EF"/>
    <w:rsid w:val="00D55473"/>
    <w:rsid w:val="00D559DB"/>
    <w:rsid w:val="00D55A8E"/>
    <w:rsid w:val="00D55B96"/>
    <w:rsid w:val="00D55B9C"/>
    <w:rsid w:val="00D55E5C"/>
    <w:rsid w:val="00D56022"/>
    <w:rsid w:val="00D560A4"/>
    <w:rsid w:val="00D560A9"/>
    <w:rsid w:val="00D562B3"/>
    <w:rsid w:val="00D56AE9"/>
    <w:rsid w:val="00D56E63"/>
    <w:rsid w:val="00D56FA7"/>
    <w:rsid w:val="00D57203"/>
    <w:rsid w:val="00D5732F"/>
    <w:rsid w:val="00D5759E"/>
    <w:rsid w:val="00D57C35"/>
    <w:rsid w:val="00D57C9D"/>
    <w:rsid w:val="00D57FF0"/>
    <w:rsid w:val="00D6024F"/>
    <w:rsid w:val="00D60302"/>
    <w:rsid w:val="00D6043A"/>
    <w:rsid w:val="00D6054C"/>
    <w:rsid w:val="00D60C38"/>
    <w:rsid w:val="00D60D8C"/>
    <w:rsid w:val="00D61631"/>
    <w:rsid w:val="00D617E1"/>
    <w:rsid w:val="00D61D26"/>
    <w:rsid w:val="00D61D67"/>
    <w:rsid w:val="00D61E5F"/>
    <w:rsid w:val="00D62124"/>
    <w:rsid w:val="00D622CA"/>
    <w:rsid w:val="00D6232D"/>
    <w:rsid w:val="00D6243C"/>
    <w:rsid w:val="00D6280C"/>
    <w:rsid w:val="00D62968"/>
    <w:rsid w:val="00D62CDB"/>
    <w:rsid w:val="00D63384"/>
    <w:rsid w:val="00D633A4"/>
    <w:rsid w:val="00D636D0"/>
    <w:rsid w:val="00D63740"/>
    <w:rsid w:val="00D63767"/>
    <w:rsid w:val="00D638E9"/>
    <w:rsid w:val="00D6399D"/>
    <w:rsid w:val="00D63BE5"/>
    <w:rsid w:val="00D64126"/>
    <w:rsid w:val="00D6487A"/>
    <w:rsid w:val="00D649FD"/>
    <w:rsid w:val="00D64D86"/>
    <w:rsid w:val="00D651E9"/>
    <w:rsid w:val="00D6537C"/>
    <w:rsid w:val="00D65CF4"/>
    <w:rsid w:val="00D66299"/>
    <w:rsid w:val="00D662D8"/>
    <w:rsid w:val="00D666A2"/>
    <w:rsid w:val="00D66D73"/>
    <w:rsid w:val="00D6708D"/>
    <w:rsid w:val="00D67877"/>
    <w:rsid w:val="00D67CAA"/>
    <w:rsid w:val="00D67DE5"/>
    <w:rsid w:val="00D701DA"/>
    <w:rsid w:val="00D70425"/>
    <w:rsid w:val="00D70A3F"/>
    <w:rsid w:val="00D70D75"/>
    <w:rsid w:val="00D70FE1"/>
    <w:rsid w:val="00D7102B"/>
    <w:rsid w:val="00D7135D"/>
    <w:rsid w:val="00D71389"/>
    <w:rsid w:val="00D716B0"/>
    <w:rsid w:val="00D71D08"/>
    <w:rsid w:val="00D71D24"/>
    <w:rsid w:val="00D71D5A"/>
    <w:rsid w:val="00D71ED9"/>
    <w:rsid w:val="00D72252"/>
    <w:rsid w:val="00D7262F"/>
    <w:rsid w:val="00D72658"/>
    <w:rsid w:val="00D7283F"/>
    <w:rsid w:val="00D72987"/>
    <w:rsid w:val="00D72A69"/>
    <w:rsid w:val="00D72AF3"/>
    <w:rsid w:val="00D72D56"/>
    <w:rsid w:val="00D73001"/>
    <w:rsid w:val="00D732BF"/>
    <w:rsid w:val="00D736C0"/>
    <w:rsid w:val="00D736C2"/>
    <w:rsid w:val="00D73925"/>
    <w:rsid w:val="00D73B10"/>
    <w:rsid w:val="00D73B54"/>
    <w:rsid w:val="00D7444C"/>
    <w:rsid w:val="00D744CE"/>
    <w:rsid w:val="00D746C4"/>
    <w:rsid w:val="00D74722"/>
    <w:rsid w:val="00D7497E"/>
    <w:rsid w:val="00D74A5D"/>
    <w:rsid w:val="00D74A9B"/>
    <w:rsid w:val="00D74D43"/>
    <w:rsid w:val="00D74F38"/>
    <w:rsid w:val="00D75476"/>
    <w:rsid w:val="00D75811"/>
    <w:rsid w:val="00D75A38"/>
    <w:rsid w:val="00D75E6B"/>
    <w:rsid w:val="00D7622D"/>
    <w:rsid w:val="00D76821"/>
    <w:rsid w:val="00D76BC8"/>
    <w:rsid w:val="00D771F9"/>
    <w:rsid w:val="00D772C3"/>
    <w:rsid w:val="00D77396"/>
    <w:rsid w:val="00D7755A"/>
    <w:rsid w:val="00D7771F"/>
    <w:rsid w:val="00D77799"/>
    <w:rsid w:val="00D77FE9"/>
    <w:rsid w:val="00D800AB"/>
    <w:rsid w:val="00D8034B"/>
    <w:rsid w:val="00D806C5"/>
    <w:rsid w:val="00D80B88"/>
    <w:rsid w:val="00D80D37"/>
    <w:rsid w:val="00D80E0B"/>
    <w:rsid w:val="00D8113B"/>
    <w:rsid w:val="00D813ED"/>
    <w:rsid w:val="00D814D7"/>
    <w:rsid w:val="00D8155E"/>
    <w:rsid w:val="00D81758"/>
    <w:rsid w:val="00D81795"/>
    <w:rsid w:val="00D81C4F"/>
    <w:rsid w:val="00D81D92"/>
    <w:rsid w:val="00D81E9D"/>
    <w:rsid w:val="00D81EB3"/>
    <w:rsid w:val="00D81FA5"/>
    <w:rsid w:val="00D82077"/>
    <w:rsid w:val="00D8255D"/>
    <w:rsid w:val="00D82831"/>
    <w:rsid w:val="00D82C8E"/>
    <w:rsid w:val="00D83141"/>
    <w:rsid w:val="00D83257"/>
    <w:rsid w:val="00D83348"/>
    <w:rsid w:val="00D833C1"/>
    <w:rsid w:val="00D83526"/>
    <w:rsid w:val="00D83D9E"/>
    <w:rsid w:val="00D83F1B"/>
    <w:rsid w:val="00D83FE1"/>
    <w:rsid w:val="00D84805"/>
    <w:rsid w:val="00D8490D"/>
    <w:rsid w:val="00D84932"/>
    <w:rsid w:val="00D84957"/>
    <w:rsid w:val="00D849A5"/>
    <w:rsid w:val="00D84C14"/>
    <w:rsid w:val="00D84FF5"/>
    <w:rsid w:val="00D8527E"/>
    <w:rsid w:val="00D85511"/>
    <w:rsid w:val="00D85A13"/>
    <w:rsid w:val="00D85CE7"/>
    <w:rsid w:val="00D861CB"/>
    <w:rsid w:val="00D865DA"/>
    <w:rsid w:val="00D8681F"/>
    <w:rsid w:val="00D86B1B"/>
    <w:rsid w:val="00D86C59"/>
    <w:rsid w:val="00D870D0"/>
    <w:rsid w:val="00D871F4"/>
    <w:rsid w:val="00D87522"/>
    <w:rsid w:val="00D8760D"/>
    <w:rsid w:val="00D87664"/>
    <w:rsid w:val="00D878CE"/>
    <w:rsid w:val="00D87D2C"/>
    <w:rsid w:val="00D9041C"/>
    <w:rsid w:val="00D90622"/>
    <w:rsid w:val="00D90FA4"/>
    <w:rsid w:val="00D9175A"/>
    <w:rsid w:val="00D918D1"/>
    <w:rsid w:val="00D91928"/>
    <w:rsid w:val="00D91AB7"/>
    <w:rsid w:val="00D91FE0"/>
    <w:rsid w:val="00D920E0"/>
    <w:rsid w:val="00D92238"/>
    <w:rsid w:val="00D922C3"/>
    <w:rsid w:val="00D92351"/>
    <w:rsid w:val="00D9280A"/>
    <w:rsid w:val="00D929E7"/>
    <w:rsid w:val="00D92AC5"/>
    <w:rsid w:val="00D92D40"/>
    <w:rsid w:val="00D92E62"/>
    <w:rsid w:val="00D935E5"/>
    <w:rsid w:val="00D935FB"/>
    <w:rsid w:val="00D93B3D"/>
    <w:rsid w:val="00D93C53"/>
    <w:rsid w:val="00D93CA9"/>
    <w:rsid w:val="00D93CF9"/>
    <w:rsid w:val="00D94450"/>
    <w:rsid w:val="00D9445C"/>
    <w:rsid w:val="00D944DB"/>
    <w:rsid w:val="00D945CA"/>
    <w:rsid w:val="00D94CDA"/>
    <w:rsid w:val="00D94F02"/>
    <w:rsid w:val="00D9506B"/>
    <w:rsid w:val="00D9508E"/>
    <w:rsid w:val="00D9512F"/>
    <w:rsid w:val="00D952D4"/>
    <w:rsid w:val="00D95438"/>
    <w:rsid w:val="00D9568E"/>
    <w:rsid w:val="00D956A8"/>
    <w:rsid w:val="00D958DA"/>
    <w:rsid w:val="00D95A64"/>
    <w:rsid w:val="00D95F96"/>
    <w:rsid w:val="00D95FAB"/>
    <w:rsid w:val="00D96120"/>
    <w:rsid w:val="00D9626E"/>
    <w:rsid w:val="00D9627D"/>
    <w:rsid w:val="00D962F8"/>
    <w:rsid w:val="00D963B0"/>
    <w:rsid w:val="00D963FE"/>
    <w:rsid w:val="00D967CE"/>
    <w:rsid w:val="00D96A39"/>
    <w:rsid w:val="00D96B7F"/>
    <w:rsid w:val="00D96BB2"/>
    <w:rsid w:val="00D96CD3"/>
    <w:rsid w:val="00D96D7D"/>
    <w:rsid w:val="00D971F4"/>
    <w:rsid w:val="00D97281"/>
    <w:rsid w:val="00D9772C"/>
    <w:rsid w:val="00D978A7"/>
    <w:rsid w:val="00DA00F1"/>
    <w:rsid w:val="00DA0147"/>
    <w:rsid w:val="00DA065D"/>
    <w:rsid w:val="00DA13AF"/>
    <w:rsid w:val="00DA140C"/>
    <w:rsid w:val="00DA14F4"/>
    <w:rsid w:val="00DA15DE"/>
    <w:rsid w:val="00DA199E"/>
    <w:rsid w:val="00DA21F9"/>
    <w:rsid w:val="00DA2530"/>
    <w:rsid w:val="00DA275F"/>
    <w:rsid w:val="00DA2A06"/>
    <w:rsid w:val="00DA2CCB"/>
    <w:rsid w:val="00DA3587"/>
    <w:rsid w:val="00DA36FF"/>
    <w:rsid w:val="00DA37DE"/>
    <w:rsid w:val="00DA388A"/>
    <w:rsid w:val="00DA38F5"/>
    <w:rsid w:val="00DA3A04"/>
    <w:rsid w:val="00DA3D1A"/>
    <w:rsid w:val="00DA3DF6"/>
    <w:rsid w:val="00DA402C"/>
    <w:rsid w:val="00DA4031"/>
    <w:rsid w:val="00DA41D6"/>
    <w:rsid w:val="00DA41F2"/>
    <w:rsid w:val="00DA437A"/>
    <w:rsid w:val="00DA465C"/>
    <w:rsid w:val="00DA4A4D"/>
    <w:rsid w:val="00DA4BD2"/>
    <w:rsid w:val="00DA4BFB"/>
    <w:rsid w:val="00DA4CDE"/>
    <w:rsid w:val="00DA51EA"/>
    <w:rsid w:val="00DA5384"/>
    <w:rsid w:val="00DA58F7"/>
    <w:rsid w:val="00DA59B7"/>
    <w:rsid w:val="00DA5A7A"/>
    <w:rsid w:val="00DA5BE2"/>
    <w:rsid w:val="00DA5C0E"/>
    <w:rsid w:val="00DA5CCA"/>
    <w:rsid w:val="00DA5D97"/>
    <w:rsid w:val="00DA5DC0"/>
    <w:rsid w:val="00DA5FEF"/>
    <w:rsid w:val="00DA6193"/>
    <w:rsid w:val="00DA687C"/>
    <w:rsid w:val="00DA6978"/>
    <w:rsid w:val="00DA6D7E"/>
    <w:rsid w:val="00DA73A5"/>
    <w:rsid w:val="00DA73BC"/>
    <w:rsid w:val="00DA76CD"/>
    <w:rsid w:val="00DA7CE4"/>
    <w:rsid w:val="00DA7D3E"/>
    <w:rsid w:val="00DA7FE2"/>
    <w:rsid w:val="00DB00E8"/>
    <w:rsid w:val="00DB096E"/>
    <w:rsid w:val="00DB0C79"/>
    <w:rsid w:val="00DB0E39"/>
    <w:rsid w:val="00DB0F7A"/>
    <w:rsid w:val="00DB17A2"/>
    <w:rsid w:val="00DB1C97"/>
    <w:rsid w:val="00DB1D8C"/>
    <w:rsid w:val="00DB218F"/>
    <w:rsid w:val="00DB21D7"/>
    <w:rsid w:val="00DB22EA"/>
    <w:rsid w:val="00DB257C"/>
    <w:rsid w:val="00DB273D"/>
    <w:rsid w:val="00DB286E"/>
    <w:rsid w:val="00DB288B"/>
    <w:rsid w:val="00DB2979"/>
    <w:rsid w:val="00DB2AD2"/>
    <w:rsid w:val="00DB2BDF"/>
    <w:rsid w:val="00DB2C5A"/>
    <w:rsid w:val="00DB30DD"/>
    <w:rsid w:val="00DB345C"/>
    <w:rsid w:val="00DB36EE"/>
    <w:rsid w:val="00DB3C62"/>
    <w:rsid w:val="00DB4319"/>
    <w:rsid w:val="00DB43F8"/>
    <w:rsid w:val="00DB4472"/>
    <w:rsid w:val="00DB44BB"/>
    <w:rsid w:val="00DB4774"/>
    <w:rsid w:val="00DB47F0"/>
    <w:rsid w:val="00DB48C4"/>
    <w:rsid w:val="00DB48C6"/>
    <w:rsid w:val="00DB4A25"/>
    <w:rsid w:val="00DB4A7B"/>
    <w:rsid w:val="00DB4B32"/>
    <w:rsid w:val="00DB4F09"/>
    <w:rsid w:val="00DB51B6"/>
    <w:rsid w:val="00DB52AA"/>
    <w:rsid w:val="00DB52D1"/>
    <w:rsid w:val="00DB56C0"/>
    <w:rsid w:val="00DB5B68"/>
    <w:rsid w:val="00DB602A"/>
    <w:rsid w:val="00DB60D7"/>
    <w:rsid w:val="00DB641C"/>
    <w:rsid w:val="00DB65E1"/>
    <w:rsid w:val="00DB6853"/>
    <w:rsid w:val="00DB6E71"/>
    <w:rsid w:val="00DB7327"/>
    <w:rsid w:val="00DB7840"/>
    <w:rsid w:val="00DB7BAF"/>
    <w:rsid w:val="00DB7C22"/>
    <w:rsid w:val="00DB7DCF"/>
    <w:rsid w:val="00DB7FDC"/>
    <w:rsid w:val="00DC01F2"/>
    <w:rsid w:val="00DC0415"/>
    <w:rsid w:val="00DC0589"/>
    <w:rsid w:val="00DC06A8"/>
    <w:rsid w:val="00DC072D"/>
    <w:rsid w:val="00DC0778"/>
    <w:rsid w:val="00DC08AF"/>
    <w:rsid w:val="00DC0BF1"/>
    <w:rsid w:val="00DC0D24"/>
    <w:rsid w:val="00DC1177"/>
    <w:rsid w:val="00DC1265"/>
    <w:rsid w:val="00DC1C25"/>
    <w:rsid w:val="00DC1F44"/>
    <w:rsid w:val="00DC206F"/>
    <w:rsid w:val="00DC2844"/>
    <w:rsid w:val="00DC2A52"/>
    <w:rsid w:val="00DC2A7E"/>
    <w:rsid w:val="00DC2FB6"/>
    <w:rsid w:val="00DC3468"/>
    <w:rsid w:val="00DC34E8"/>
    <w:rsid w:val="00DC3550"/>
    <w:rsid w:val="00DC3836"/>
    <w:rsid w:val="00DC38C4"/>
    <w:rsid w:val="00DC39D3"/>
    <w:rsid w:val="00DC3A60"/>
    <w:rsid w:val="00DC3EE2"/>
    <w:rsid w:val="00DC4091"/>
    <w:rsid w:val="00DC4092"/>
    <w:rsid w:val="00DC40BE"/>
    <w:rsid w:val="00DC411D"/>
    <w:rsid w:val="00DC44E4"/>
    <w:rsid w:val="00DC45BC"/>
    <w:rsid w:val="00DC49B7"/>
    <w:rsid w:val="00DC4B4E"/>
    <w:rsid w:val="00DC4B9D"/>
    <w:rsid w:val="00DC4C3C"/>
    <w:rsid w:val="00DC4F02"/>
    <w:rsid w:val="00DC5022"/>
    <w:rsid w:val="00DC5337"/>
    <w:rsid w:val="00DC567C"/>
    <w:rsid w:val="00DC57B9"/>
    <w:rsid w:val="00DC582B"/>
    <w:rsid w:val="00DC5A91"/>
    <w:rsid w:val="00DC5D2F"/>
    <w:rsid w:val="00DC5E5D"/>
    <w:rsid w:val="00DC6177"/>
    <w:rsid w:val="00DC62D6"/>
    <w:rsid w:val="00DC6423"/>
    <w:rsid w:val="00DC658C"/>
    <w:rsid w:val="00DC66DB"/>
    <w:rsid w:val="00DC6822"/>
    <w:rsid w:val="00DC6DEC"/>
    <w:rsid w:val="00DC6EDE"/>
    <w:rsid w:val="00DC7213"/>
    <w:rsid w:val="00DC7380"/>
    <w:rsid w:val="00DC74BC"/>
    <w:rsid w:val="00DC7532"/>
    <w:rsid w:val="00DC75CF"/>
    <w:rsid w:val="00DC7672"/>
    <w:rsid w:val="00DC7A92"/>
    <w:rsid w:val="00DC7BD1"/>
    <w:rsid w:val="00DC7C14"/>
    <w:rsid w:val="00DC7C58"/>
    <w:rsid w:val="00DC7EAE"/>
    <w:rsid w:val="00DD0289"/>
    <w:rsid w:val="00DD0668"/>
    <w:rsid w:val="00DD0BBF"/>
    <w:rsid w:val="00DD0CAB"/>
    <w:rsid w:val="00DD0D37"/>
    <w:rsid w:val="00DD0DA0"/>
    <w:rsid w:val="00DD1AEC"/>
    <w:rsid w:val="00DD21E3"/>
    <w:rsid w:val="00DD2411"/>
    <w:rsid w:val="00DD2826"/>
    <w:rsid w:val="00DD34C9"/>
    <w:rsid w:val="00DD37E9"/>
    <w:rsid w:val="00DD3952"/>
    <w:rsid w:val="00DD3C4D"/>
    <w:rsid w:val="00DD3E13"/>
    <w:rsid w:val="00DD3FCE"/>
    <w:rsid w:val="00DD432D"/>
    <w:rsid w:val="00DD4BF2"/>
    <w:rsid w:val="00DD4D87"/>
    <w:rsid w:val="00DD500B"/>
    <w:rsid w:val="00DD51F5"/>
    <w:rsid w:val="00DD5578"/>
    <w:rsid w:val="00DD58A3"/>
    <w:rsid w:val="00DD5B9B"/>
    <w:rsid w:val="00DD6002"/>
    <w:rsid w:val="00DD6210"/>
    <w:rsid w:val="00DD6464"/>
    <w:rsid w:val="00DD665B"/>
    <w:rsid w:val="00DD67FE"/>
    <w:rsid w:val="00DD6838"/>
    <w:rsid w:val="00DD68A5"/>
    <w:rsid w:val="00DD69B7"/>
    <w:rsid w:val="00DD6A19"/>
    <w:rsid w:val="00DD6C70"/>
    <w:rsid w:val="00DD6FAA"/>
    <w:rsid w:val="00DD717B"/>
    <w:rsid w:val="00DD7313"/>
    <w:rsid w:val="00DD7491"/>
    <w:rsid w:val="00DD799E"/>
    <w:rsid w:val="00DD7A22"/>
    <w:rsid w:val="00DD7B77"/>
    <w:rsid w:val="00DE01BF"/>
    <w:rsid w:val="00DE023D"/>
    <w:rsid w:val="00DE0316"/>
    <w:rsid w:val="00DE0333"/>
    <w:rsid w:val="00DE03F2"/>
    <w:rsid w:val="00DE04CE"/>
    <w:rsid w:val="00DE054C"/>
    <w:rsid w:val="00DE0CB6"/>
    <w:rsid w:val="00DE0E47"/>
    <w:rsid w:val="00DE0FA4"/>
    <w:rsid w:val="00DE1207"/>
    <w:rsid w:val="00DE12CD"/>
    <w:rsid w:val="00DE13DE"/>
    <w:rsid w:val="00DE1AFB"/>
    <w:rsid w:val="00DE1B2F"/>
    <w:rsid w:val="00DE1C85"/>
    <w:rsid w:val="00DE1CB7"/>
    <w:rsid w:val="00DE1EF1"/>
    <w:rsid w:val="00DE2045"/>
    <w:rsid w:val="00DE2214"/>
    <w:rsid w:val="00DE2B27"/>
    <w:rsid w:val="00DE2D7F"/>
    <w:rsid w:val="00DE2EBB"/>
    <w:rsid w:val="00DE3E70"/>
    <w:rsid w:val="00DE3F56"/>
    <w:rsid w:val="00DE3F63"/>
    <w:rsid w:val="00DE3FD2"/>
    <w:rsid w:val="00DE408E"/>
    <w:rsid w:val="00DE40D0"/>
    <w:rsid w:val="00DE4133"/>
    <w:rsid w:val="00DE448E"/>
    <w:rsid w:val="00DE45A8"/>
    <w:rsid w:val="00DE48A4"/>
    <w:rsid w:val="00DE490A"/>
    <w:rsid w:val="00DE499F"/>
    <w:rsid w:val="00DE4B23"/>
    <w:rsid w:val="00DE5343"/>
    <w:rsid w:val="00DE5377"/>
    <w:rsid w:val="00DE5596"/>
    <w:rsid w:val="00DE58BF"/>
    <w:rsid w:val="00DE599F"/>
    <w:rsid w:val="00DE5BFC"/>
    <w:rsid w:val="00DE68BC"/>
    <w:rsid w:val="00DE6C26"/>
    <w:rsid w:val="00DE6C43"/>
    <w:rsid w:val="00DE6C94"/>
    <w:rsid w:val="00DE6FDE"/>
    <w:rsid w:val="00DE73F8"/>
    <w:rsid w:val="00DE7D65"/>
    <w:rsid w:val="00DF0434"/>
    <w:rsid w:val="00DF07C4"/>
    <w:rsid w:val="00DF0A40"/>
    <w:rsid w:val="00DF0AE5"/>
    <w:rsid w:val="00DF0EB3"/>
    <w:rsid w:val="00DF0F68"/>
    <w:rsid w:val="00DF133E"/>
    <w:rsid w:val="00DF1558"/>
    <w:rsid w:val="00DF15C2"/>
    <w:rsid w:val="00DF1875"/>
    <w:rsid w:val="00DF1B2F"/>
    <w:rsid w:val="00DF1F70"/>
    <w:rsid w:val="00DF1FA0"/>
    <w:rsid w:val="00DF208E"/>
    <w:rsid w:val="00DF2115"/>
    <w:rsid w:val="00DF22DC"/>
    <w:rsid w:val="00DF2544"/>
    <w:rsid w:val="00DF27BB"/>
    <w:rsid w:val="00DF2864"/>
    <w:rsid w:val="00DF2A26"/>
    <w:rsid w:val="00DF2DDC"/>
    <w:rsid w:val="00DF3797"/>
    <w:rsid w:val="00DF39A5"/>
    <w:rsid w:val="00DF3D64"/>
    <w:rsid w:val="00DF3D84"/>
    <w:rsid w:val="00DF3FCB"/>
    <w:rsid w:val="00DF41DB"/>
    <w:rsid w:val="00DF4272"/>
    <w:rsid w:val="00DF4478"/>
    <w:rsid w:val="00DF4697"/>
    <w:rsid w:val="00DF48B8"/>
    <w:rsid w:val="00DF4AC0"/>
    <w:rsid w:val="00DF4E81"/>
    <w:rsid w:val="00DF533E"/>
    <w:rsid w:val="00DF5344"/>
    <w:rsid w:val="00DF5639"/>
    <w:rsid w:val="00DF579F"/>
    <w:rsid w:val="00DF5C62"/>
    <w:rsid w:val="00DF5CC3"/>
    <w:rsid w:val="00DF5D58"/>
    <w:rsid w:val="00DF5F35"/>
    <w:rsid w:val="00DF60A2"/>
    <w:rsid w:val="00DF616F"/>
    <w:rsid w:val="00DF6415"/>
    <w:rsid w:val="00DF68DE"/>
    <w:rsid w:val="00DF6917"/>
    <w:rsid w:val="00DF6D71"/>
    <w:rsid w:val="00DF6EA2"/>
    <w:rsid w:val="00DF71BA"/>
    <w:rsid w:val="00DF744C"/>
    <w:rsid w:val="00DF7468"/>
    <w:rsid w:val="00DF74D5"/>
    <w:rsid w:val="00DF756E"/>
    <w:rsid w:val="00DF7600"/>
    <w:rsid w:val="00DF78C8"/>
    <w:rsid w:val="00DF79A5"/>
    <w:rsid w:val="00DF7A73"/>
    <w:rsid w:val="00DF7D61"/>
    <w:rsid w:val="00DF7EDA"/>
    <w:rsid w:val="00DF7EE1"/>
    <w:rsid w:val="00E0066F"/>
    <w:rsid w:val="00E00837"/>
    <w:rsid w:val="00E00BB7"/>
    <w:rsid w:val="00E00C05"/>
    <w:rsid w:val="00E00E30"/>
    <w:rsid w:val="00E010AD"/>
    <w:rsid w:val="00E013AE"/>
    <w:rsid w:val="00E017B8"/>
    <w:rsid w:val="00E01E82"/>
    <w:rsid w:val="00E01EDB"/>
    <w:rsid w:val="00E02110"/>
    <w:rsid w:val="00E02194"/>
    <w:rsid w:val="00E0275E"/>
    <w:rsid w:val="00E02846"/>
    <w:rsid w:val="00E02879"/>
    <w:rsid w:val="00E02908"/>
    <w:rsid w:val="00E02A6D"/>
    <w:rsid w:val="00E03020"/>
    <w:rsid w:val="00E03157"/>
    <w:rsid w:val="00E03392"/>
    <w:rsid w:val="00E036E5"/>
    <w:rsid w:val="00E0377F"/>
    <w:rsid w:val="00E03BE3"/>
    <w:rsid w:val="00E03D59"/>
    <w:rsid w:val="00E03DEA"/>
    <w:rsid w:val="00E04285"/>
    <w:rsid w:val="00E0482A"/>
    <w:rsid w:val="00E0487F"/>
    <w:rsid w:val="00E0499E"/>
    <w:rsid w:val="00E04E18"/>
    <w:rsid w:val="00E04ECC"/>
    <w:rsid w:val="00E0586B"/>
    <w:rsid w:val="00E05CD9"/>
    <w:rsid w:val="00E05CE8"/>
    <w:rsid w:val="00E05CF2"/>
    <w:rsid w:val="00E05D07"/>
    <w:rsid w:val="00E05E8A"/>
    <w:rsid w:val="00E065C2"/>
    <w:rsid w:val="00E065D5"/>
    <w:rsid w:val="00E06A08"/>
    <w:rsid w:val="00E070E5"/>
    <w:rsid w:val="00E073F8"/>
    <w:rsid w:val="00E077E4"/>
    <w:rsid w:val="00E07947"/>
    <w:rsid w:val="00E07A7D"/>
    <w:rsid w:val="00E07C5F"/>
    <w:rsid w:val="00E07E1F"/>
    <w:rsid w:val="00E07E93"/>
    <w:rsid w:val="00E07FCB"/>
    <w:rsid w:val="00E1030F"/>
    <w:rsid w:val="00E10441"/>
    <w:rsid w:val="00E10465"/>
    <w:rsid w:val="00E105F4"/>
    <w:rsid w:val="00E107D6"/>
    <w:rsid w:val="00E1083C"/>
    <w:rsid w:val="00E10B12"/>
    <w:rsid w:val="00E10CD8"/>
    <w:rsid w:val="00E1114A"/>
    <w:rsid w:val="00E113CD"/>
    <w:rsid w:val="00E1165B"/>
    <w:rsid w:val="00E11B41"/>
    <w:rsid w:val="00E11DC2"/>
    <w:rsid w:val="00E12298"/>
    <w:rsid w:val="00E12D54"/>
    <w:rsid w:val="00E13196"/>
    <w:rsid w:val="00E13255"/>
    <w:rsid w:val="00E13482"/>
    <w:rsid w:val="00E13559"/>
    <w:rsid w:val="00E1357F"/>
    <w:rsid w:val="00E1359C"/>
    <w:rsid w:val="00E138B0"/>
    <w:rsid w:val="00E13D4E"/>
    <w:rsid w:val="00E14229"/>
    <w:rsid w:val="00E14747"/>
    <w:rsid w:val="00E1485E"/>
    <w:rsid w:val="00E14E28"/>
    <w:rsid w:val="00E14F4B"/>
    <w:rsid w:val="00E154FA"/>
    <w:rsid w:val="00E15632"/>
    <w:rsid w:val="00E15892"/>
    <w:rsid w:val="00E1593B"/>
    <w:rsid w:val="00E15CC6"/>
    <w:rsid w:val="00E15DDB"/>
    <w:rsid w:val="00E160B4"/>
    <w:rsid w:val="00E16491"/>
    <w:rsid w:val="00E166A7"/>
    <w:rsid w:val="00E16ADD"/>
    <w:rsid w:val="00E1703F"/>
    <w:rsid w:val="00E176DC"/>
    <w:rsid w:val="00E17909"/>
    <w:rsid w:val="00E17A75"/>
    <w:rsid w:val="00E17AF9"/>
    <w:rsid w:val="00E17C98"/>
    <w:rsid w:val="00E2024A"/>
    <w:rsid w:val="00E2055A"/>
    <w:rsid w:val="00E205BA"/>
    <w:rsid w:val="00E20956"/>
    <w:rsid w:val="00E20BE4"/>
    <w:rsid w:val="00E20C3B"/>
    <w:rsid w:val="00E21358"/>
    <w:rsid w:val="00E21457"/>
    <w:rsid w:val="00E214E5"/>
    <w:rsid w:val="00E215ED"/>
    <w:rsid w:val="00E21CFE"/>
    <w:rsid w:val="00E220E6"/>
    <w:rsid w:val="00E222D3"/>
    <w:rsid w:val="00E22308"/>
    <w:rsid w:val="00E22437"/>
    <w:rsid w:val="00E22536"/>
    <w:rsid w:val="00E22770"/>
    <w:rsid w:val="00E22882"/>
    <w:rsid w:val="00E22893"/>
    <w:rsid w:val="00E22E0E"/>
    <w:rsid w:val="00E22FB7"/>
    <w:rsid w:val="00E2342C"/>
    <w:rsid w:val="00E23856"/>
    <w:rsid w:val="00E23AD2"/>
    <w:rsid w:val="00E23C5B"/>
    <w:rsid w:val="00E241BE"/>
    <w:rsid w:val="00E24C4F"/>
    <w:rsid w:val="00E24CDB"/>
    <w:rsid w:val="00E2506C"/>
    <w:rsid w:val="00E252CF"/>
    <w:rsid w:val="00E253CA"/>
    <w:rsid w:val="00E254DF"/>
    <w:rsid w:val="00E25B52"/>
    <w:rsid w:val="00E25C59"/>
    <w:rsid w:val="00E25DD4"/>
    <w:rsid w:val="00E25ED2"/>
    <w:rsid w:val="00E2656A"/>
    <w:rsid w:val="00E26AFA"/>
    <w:rsid w:val="00E26C97"/>
    <w:rsid w:val="00E2700B"/>
    <w:rsid w:val="00E27BFA"/>
    <w:rsid w:val="00E27EE4"/>
    <w:rsid w:val="00E30243"/>
    <w:rsid w:val="00E3027C"/>
    <w:rsid w:val="00E30592"/>
    <w:rsid w:val="00E3059C"/>
    <w:rsid w:val="00E30646"/>
    <w:rsid w:val="00E3079A"/>
    <w:rsid w:val="00E30DBF"/>
    <w:rsid w:val="00E30ED8"/>
    <w:rsid w:val="00E30FBA"/>
    <w:rsid w:val="00E311EE"/>
    <w:rsid w:val="00E318BB"/>
    <w:rsid w:val="00E31B5D"/>
    <w:rsid w:val="00E31B6E"/>
    <w:rsid w:val="00E31E4F"/>
    <w:rsid w:val="00E31FDE"/>
    <w:rsid w:val="00E3239F"/>
    <w:rsid w:val="00E32672"/>
    <w:rsid w:val="00E32C4B"/>
    <w:rsid w:val="00E32CE0"/>
    <w:rsid w:val="00E32CED"/>
    <w:rsid w:val="00E32E1C"/>
    <w:rsid w:val="00E32F2B"/>
    <w:rsid w:val="00E33889"/>
    <w:rsid w:val="00E33ACD"/>
    <w:rsid w:val="00E344E3"/>
    <w:rsid w:val="00E34989"/>
    <w:rsid w:val="00E350C6"/>
    <w:rsid w:val="00E3560A"/>
    <w:rsid w:val="00E357F6"/>
    <w:rsid w:val="00E357FD"/>
    <w:rsid w:val="00E358B7"/>
    <w:rsid w:val="00E35A8A"/>
    <w:rsid w:val="00E35B33"/>
    <w:rsid w:val="00E35DE3"/>
    <w:rsid w:val="00E35E5F"/>
    <w:rsid w:val="00E3614C"/>
    <w:rsid w:val="00E361A8"/>
    <w:rsid w:val="00E3635A"/>
    <w:rsid w:val="00E363B0"/>
    <w:rsid w:val="00E36607"/>
    <w:rsid w:val="00E3664D"/>
    <w:rsid w:val="00E367EC"/>
    <w:rsid w:val="00E3690C"/>
    <w:rsid w:val="00E369AF"/>
    <w:rsid w:val="00E36AD5"/>
    <w:rsid w:val="00E3CE72"/>
    <w:rsid w:val="00E40188"/>
    <w:rsid w:val="00E40679"/>
    <w:rsid w:val="00E40E83"/>
    <w:rsid w:val="00E41160"/>
    <w:rsid w:val="00E41275"/>
    <w:rsid w:val="00E4161F"/>
    <w:rsid w:val="00E418AC"/>
    <w:rsid w:val="00E41AD6"/>
    <w:rsid w:val="00E41E98"/>
    <w:rsid w:val="00E41EC5"/>
    <w:rsid w:val="00E4201D"/>
    <w:rsid w:val="00E426B0"/>
    <w:rsid w:val="00E426E4"/>
    <w:rsid w:val="00E426F9"/>
    <w:rsid w:val="00E42A3E"/>
    <w:rsid w:val="00E42B0A"/>
    <w:rsid w:val="00E430A6"/>
    <w:rsid w:val="00E430B7"/>
    <w:rsid w:val="00E433B5"/>
    <w:rsid w:val="00E43487"/>
    <w:rsid w:val="00E434FE"/>
    <w:rsid w:val="00E4357C"/>
    <w:rsid w:val="00E43618"/>
    <w:rsid w:val="00E437FB"/>
    <w:rsid w:val="00E43979"/>
    <w:rsid w:val="00E43B15"/>
    <w:rsid w:val="00E43D53"/>
    <w:rsid w:val="00E43F8D"/>
    <w:rsid w:val="00E44247"/>
    <w:rsid w:val="00E4427B"/>
    <w:rsid w:val="00E44377"/>
    <w:rsid w:val="00E44531"/>
    <w:rsid w:val="00E44868"/>
    <w:rsid w:val="00E449F6"/>
    <w:rsid w:val="00E44A75"/>
    <w:rsid w:val="00E44B75"/>
    <w:rsid w:val="00E45317"/>
    <w:rsid w:val="00E454ED"/>
    <w:rsid w:val="00E45901"/>
    <w:rsid w:val="00E45AE1"/>
    <w:rsid w:val="00E45D29"/>
    <w:rsid w:val="00E462D7"/>
    <w:rsid w:val="00E466D2"/>
    <w:rsid w:val="00E469DC"/>
    <w:rsid w:val="00E46A38"/>
    <w:rsid w:val="00E46DEF"/>
    <w:rsid w:val="00E46EFA"/>
    <w:rsid w:val="00E470D9"/>
    <w:rsid w:val="00E470F2"/>
    <w:rsid w:val="00E47118"/>
    <w:rsid w:val="00E47676"/>
    <w:rsid w:val="00E4784C"/>
    <w:rsid w:val="00E47B11"/>
    <w:rsid w:val="00E503CC"/>
    <w:rsid w:val="00E50539"/>
    <w:rsid w:val="00E50A49"/>
    <w:rsid w:val="00E50C3B"/>
    <w:rsid w:val="00E50DD2"/>
    <w:rsid w:val="00E50DD9"/>
    <w:rsid w:val="00E50F0F"/>
    <w:rsid w:val="00E50F48"/>
    <w:rsid w:val="00E50FC3"/>
    <w:rsid w:val="00E51132"/>
    <w:rsid w:val="00E515A9"/>
    <w:rsid w:val="00E5187E"/>
    <w:rsid w:val="00E51C11"/>
    <w:rsid w:val="00E51C7B"/>
    <w:rsid w:val="00E51EA4"/>
    <w:rsid w:val="00E51F42"/>
    <w:rsid w:val="00E521BF"/>
    <w:rsid w:val="00E52270"/>
    <w:rsid w:val="00E52461"/>
    <w:rsid w:val="00E524FE"/>
    <w:rsid w:val="00E52A55"/>
    <w:rsid w:val="00E52A8B"/>
    <w:rsid w:val="00E52B7E"/>
    <w:rsid w:val="00E52D6A"/>
    <w:rsid w:val="00E52DDE"/>
    <w:rsid w:val="00E52EC6"/>
    <w:rsid w:val="00E52F23"/>
    <w:rsid w:val="00E53156"/>
    <w:rsid w:val="00E53729"/>
    <w:rsid w:val="00E538CD"/>
    <w:rsid w:val="00E53D61"/>
    <w:rsid w:val="00E53DB0"/>
    <w:rsid w:val="00E542FA"/>
    <w:rsid w:val="00E5446F"/>
    <w:rsid w:val="00E545F5"/>
    <w:rsid w:val="00E54622"/>
    <w:rsid w:val="00E547D5"/>
    <w:rsid w:val="00E54830"/>
    <w:rsid w:val="00E549C6"/>
    <w:rsid w:val="00E54A42"/>
    <w:rsid w:val="00E550AE"/>
    <w:rsid w:val="00E55526"/>
    <w:rsid w:val="00E558D2"/>
    <w:rsid w:val="00E55BE9"/>
    <w:rsid w:val="00E55C01"/>
    <w:rsid w:val="00E55E83"/>
    <w:rsid w:val="00E560C8"/>
    <w:rsid w:val="00E56247"/>
    <w:rsid w:val="00E5634A"/>
    <w:rsid w:val="00E56493"/>
    <w:rsid w:val="00E56B45"/>
    <w:rsid w:val="00E56B6F"/>
    <w:rsid w:val="00E56D74"/>
    <w:rsid w:val="00E57060"/>
    <w:rsid w:val="00E5716B"/>
    <w:rsid w:val="00E5727B"/>
    <w:rsid w:val="00E574A4"/>
    <w:rsid w:val="00E579DA"/>
    <w:rsid w:val="00E57ADF"/>
    <w:rsid w:val="00E57CFF"/>
    <w:rsid w:val="00E600E2"/>
    <w:rsid w:val="00E601EF"/>
    <w:rsid w:val="00E602BA"/>
    <w:rsid w:val="00E604C7"/>
    <w:rsid w:val="00E60775"/>
    <w:rsid w:val="00E60891"/>
    <w:rsid w:val="00E60AA3"/>
    <w:rsid w:val="00E60C2C"/>
    <w:rsid w:val="00E60E81"/>
    <w:rsid w:val="00E60F3A"/>
    <w:rsid w:val="00E61203"/>
    <w:rsid w:val="00E61261"/>
    <w:rsid w:val="00E613C2"/>
    <w:rsid w:val="00E61969"/>
    <w:rsid w:val="00E6210D"/>
    <w:rsid w:val="00E62378"/>
    <w:rsid w:val="00E626FF"/>
    <w:rsid w:val="00E62757"/>
    <w:rsid w:val="00E62A7E"/>
    <w:rsid w:val="00E62FA9"/>
    <w:rsid w:val="00E632E8"/>
    <w:rsid w:val="00E637A8"/>
    <w:rsid w:val="00E63D4A"/>
    <w:rsid w:val="00E63E6A"/>
    <w:rsid w:val="00E641AC"/>
    <w:rsid w:val="00E641B7"/>
    <w:rsid w:val="00E64325"/>
    <w:rsid w:val="00E6450D"/>
    <w:rsid w:val="00E64660"/>
    <w:rsid w:val="00E647BA"/>
    <w:rsid w:val="00E64BD5"/>
    <w:rsid w:val="00E64EC8"/>
    <w:rsid w:val="00E64EDA"/>
    <w:rsid w:val="00E65196"/>
    <w:rsid w:val="00E65B69"/>
    <w:rsid w:val="00E660E1"/>
    <w:rsid w:val="00E667D2"/>
    <w:rsid w:val="00E667DE"/>
    <w:rsid w:val="00E669BC"/>
    <w:rsid w:val="00E6707F"/>
    <w:rsid w:val="00E6716B"/>
    <w:rsid w:val="00E67478"/>
    <w:rsid w:val="00E674AC"/>
    <w:rsid w:val="00E67795"/>
    <w:rsid w:val="00E67ABD"/>
    <w:rsid w:val="00E700B9"/>
    <w:rsid w:val="00E700F8"/>
    <w:rsid w:val="00E7047D"/>
    <w:rsid w:val="00E70914"/>
    <w:rsid w:val="00E70930"/>
    <w:rsid w:val="00E7095A"/>
    <w:rsid w:val="00E709B0"/>
    <w:rsid w:val="00E70E0A"/>
    <w:rsid w:val="00E71181"/>
    <w:rsid w:val="00E71944"/>
    <w:rsid w:val="00E71CBC"/>
    <w:rsid w:val="00E71CF3"/>
    <w:rsid w:val="00E71CF6"/>
    <w:rsid w:val="00E71E2A"/>
    <w:rsid w:val="00E7236D"/>
    <w:rsid w:val="00E72420"/>
    <w:rsid w:val="00E724E5"/>
    <w:rsid w:val="00E728A2"/>
    <w:rsid w:val="00E728C9"/>
    <w:rsid w:val="00E728ED"/>
    <w:rsid w:val="00E7298E"/>
    <w:rsid w:val="00E729C6"/>
    <w:rsid w:val="00E72B74"/>
    <w:rsid w:val="00E72C98"/>
    <w:rsid w:val="00E72E90"/>
    <w:rsid w:val="00E73102"/>
    <w:rsid w:val="00E735DA"/>
    <w:rsid w:val="00E736D0"/>
    <w:rsid w:val="00E737E0"/>
    <w:rsid w:val="00E737E3"/>
    <w:rsid w:val="00E7387C"/>
    <w:rsid w:val="00E7394A"/>
    <w:rsid w:val="00E73A09"/>
    <w:rsid w:val="00E73C8D"/>
    <w:rsid w:val="00E73E84"/>
    <w:rsid w:val="00E73F24"/>
    <w:rsid w:val="00E74130"/>
    <w:rsid w:val="00E74213"/>
    <w:rsid w:val="00E74236"/>
    <w:rsid w:val="00E74572"/>
    <w:rsid w:val="00E74A18"/>
    <w:rsid w:val="00E74F4D"/>
    <w:rsid w:val="00E7511E"/>
    <w:rsid w:val="00E75129"/>
    <w:rsid w:val="00E75135"/>
    <w:rsid w:val="00E75208"/>
    <w:rsid w:val="00E75698"/>
    <w:rsid w:val="00E75AC4"/>
    <w:rsid w:val="00E768BD"/>
    <w:rsid w:val="00E76DB0"/>
    <w:rsid w:val="00E7735E"/>
    <w:rsid w:val="00E77596"/>
    <w:rsid w:val="00E77B4F"/>
    <w:rsid w:val="00E77C43"/>
    <w:rsid w:val="00E77FA9"/>
    <w:rsid w:val="00E7C51F"/>
    <w:rsid w:val="00E800E5"/>
    <w:rsid w:val="00E80123"/>
    <w:rsid w:val="00E802B1"/>
    <w:rsid w:val="00E8074F"/>
    <w:rsid w:val="00E80C0B"/>
    <w:rsid w:val="00E811EB"/>
    <w:rsid w:val="00E813B0"/>
    <w:rsid w:val="00E81614"/>
    <w:rsid w:val="00E81718"/>
    <w:rsid w:val="00E81AE3"/>
    <w:rsid w:val="00E8221A"/>
    <w:rsid w:val="00E82245"/>
    <w:rsid w:val="00E82699"/>
    <w:rsid w:val="00E82D2F"/>
    <w:rsid w:val="00E82EF7"/>
    <w:rsid w:val="00E83191"/>
    <w:rsid w:val="00E83241"/>
    <w:rsid w:val="00E833C8"/>
    <w:rsid w:val="00E83602"/>
    <w:rsid w:val="00E8362F"/>
    <w:rsid w:val="00E83EBB"/>
    <w:rsid w:val="00E83F05"/>
    <w:rsid w:val="00E8429E"/>
    <w:rsid w:val="00E843B4"/>
    <w:rsid w:val="00E843DB"/>
    <w:rsid w:val="00E84D43"/>
    <w:rsid w:val="00E84D96"/>
    <w:rsid w:val="00E851F9"/>
    <w:rsid w:val="00E8523E"/>
    <w:rsid w:val="00E852ED"/>
    <w:rsid w:val="00E853F3"/>
    <w:rsid w:val="00E85441"/>
    <w:rsid w:val="00E85721"/>
    <w:rsid w:val="00E8578F"/>
    <w:rsid w:val="00E85D00"/>
    <w:rsid w:val="00E85F24"/>
    <w:rsid w:val="00E86001"/>
    <w:rsid w:val="00E86180"/>
    <w:rsid w:val="00E861E2"/>
    <w:rsid w:val="00E86874"/>
    <w:rsid w:val="00E86BD1"/>
    <w:rsid w:val="00E86F31"/>
    <w:rsid w:val="00E872BD"/>
    <w:rsid w:val="00E8730F"/>
    <w:rsid w:val="00E87B83"/>
    <w:rsid w:val="00E902B9"/>
    <w:rsid w:val="00E903BD"/>
    <w:rsid w:val="00E9044E"/>
    <w:rsid w:val="00E90489"/>
    <w:rsid w:val="00E905B9"/>
    <w:rsid w:val="00E909C1"/>
    <w:rsid w:val="00E90D1D"/>
    <w:rsid w:val="00E90D32"/>
    <w:rsid w:val="00E910F5"/>
    <w:rsid w:val="00E91133"/>
    <w:rsid w:val="00E9145F"/>
    <w:rsid w:val="00E91717"/>
    <w:rsid w:val="00E91941"/>
    <w:rsid w:val="00E92AED"/>
    <w:rsid w:val="00E92AFD"/>
    <w:rsid w:val="00E92D08"/>
    <w:rsid w:val="00E9308B"/>
    <w:rsid w:val="00E930EB"/>
    <w:rsid w:val="00E930FC"/>
    <w:rsid w:val="00E938C8"/>
    <w:rsid w:val="00E93D23"/>
    <w:rsid w:val="00E943FD"/>
    <w:rsid w:val="00E945BE"/>
    <w:rsid w:val="00E9463F"/>
    <w:rsid w:val="00E94860"/>
    <w:rsid w:val="00E95498"/>
    <w:rsid w:val="00E95863"/>
    <w:rsid w:val="00E95D88"/>
    <w:rsid w:val="00E9641B"/>
    <w:rsid w:val="00E9642B"/>
    <w:rsid w:val="00E96D29"/>
    <w:rsid w:val="00E975DB"/>
    <w:rsid w:val="00E976CE"/>
    <w:rsid w:val="00E97875"/>
    <w:rsid w:val="00E97D8D"/>
    <w:rsid w:val="00EA066E"/>
    <w:rsid w:val="00EA07DF"/>
    <w:rsid w:val="00EA0AD5"/>
    <w:rsid w:val="00EA0AED"/>
    <w:rsid w:val="00EA0EC9"/>
    <w:rsid w:val="00EA143D"/>
    <w:rsid w:val="00EA16B6"/>
    <w:rsid w:val="00EA17C5"/>
    <w:rsid w:val="00EA198A"/>
    <w:rsid w:val="00EA2151"/>
    <w:rsid w:val="00EA2223"/>
    <w:rsid w:val="00EA23F0"/>
    <w:rsid w:val="00EA2A1B"/>
    <w:rsid w:val="00EA2AD2"/>
    <w:rsid w:val="00EA2ED9"/>
    <w:rsid w:val="00EA32BC"/>
    <w:rsid w:val="00EA3439"/>
    <w:rsid w:val="00EA35E5"/>
    <w:rsid w:val="00EA39B2"/>
    <w:rsid w:val="00EA39E5"/>
    <w:rsid w:val="00EA3C24"/>
    <w:rsid w:val="00EA3D5B"/>
    <w:rsid w:val="00EA3E2C"/>
    <w:rsid w:val="00EA3ECA"/>
    <w:rsid w:val="00EA40ED"/>
    <w:rsid w:val="00EA4202"/>
    <w:rsid w:val="00EA4354"/>
    <w:rsid w:val="00EA4584"/>
    <w:rsid w:val="00EA4634"/>
    <w:rsid w:val="00EA4AB0"/>
    <w:rsid w:val="00EA5353"/>
    <w:rsid w:val="00EA55AA"/>
    <w:rsid w:val="00EA59C4"/>
    <w:rsid w:val="00EA6118"/>
    <w:rsid w:val="00EA6701"/>
    <w:rsid w:val="00EA70D9"/>
    <w:rsid w:val="00EA7569"/>
    <w:rsid w:val="00EA77CB"/>
    <w:rsid w:val="00EA78D9"/>
    <w:rsid w:val="00EA7A9F"/>
    <w:rsid w:val="00EA7C5E"/>
    <w:rsid w:val="00EB008B"/>
    <w:rsid w:val="00EB0357"/>
    <w:rsid w:val="00EB03DF"/>
    <w:rsid w:val="00EB04DB"/>
    <w:rsid w:val="00EB05AD"/>
    <w:rsid w:val="00EB077E"/>
    <w:rsid w:val="00EB09A1"/>
    <w:rsid w:val="00EB0CB9"/>
    <w:rsid w:val="00EB0E03"/>
    <w:rsid w:val="00EB0F47"/>
    <w:rsid w:val="00EB1366"/>
    <w:rsid w:val="00EB192B"/>
    <w:rsid w:val="00EB1B72"/>
    <w:rsid w:val="00EB1C45"/>
    <w:rsid w:val="00EB1C6D"/>
    <w:rsid w:val="00EB232B"/>
    <w:rsid w:val="00EB2606"/>
    <w:rsid w:val="00EB283E"/>
    <w:rsid w:val="00EB28E6"/>
    <w:rsid w:val="00EB290C"/>
    <w:rsid w:val="00EB2A65"/>
    <w:rsid w:val="00EB2DAB"/>
    <w:rsid w:val="00EB2ED5"/>
    <w:rsid w:val="00EB2F18"/>
    <w:rsid w:val="00EB2FAE"/>
    <w:rsid w:val="00EB388C"/>
    <w:rsid w:val="00EB3CA8"/>
    <w:rsid w:val="00EB3FF4"/>
    <w:rsid w:val="00EB4089"/>
    <w:rsid w:val="00EB4174"/>
    <w:rsid w:val="00EB4257"/>
    <w:rsid w:val="00EB4379"/>
    <w:rsid w:val="00EB45E3"/>
    <w:rsid w:val="00EB4798"/>
    <w:rsid w:val="00EB4896"/>
    <w:rsid w:val="00EB497D"/>
    <w:rsid w:val="00EB4C7C"/>
    <w:rsid w:val="00EB4C8D"/>
    <w:rsid w:val="00EB4CA5"/>
    <w:rsid w:val="00EB4EBF"/>
    <w:rsid w:val="00EB4FB0"/>
    <w:rsid w:val="00EB527F"/>
    <w:rsid w:val="00EB5431"/>
    <w:rsid w:val="00EB5905"/>
    <w:rsid w:val="00EB5F6C"/>
    <w:rsid w:val="00EB6566"/>
    <w:rsid w:val="00EB6569"/>
    <w:rsid w:val="00EB66F9"/>
    <w:rsid w:val="00EB6745"/>
    <w:rsid w:val="00EB6862"/>
    <w:rsid w:val="00EB6982"/>
    <w:rsid w:val="00EB6A1C"/>
    <w:rsid w:val="00EB6FDB"/>
    <w:rsid w:val="00EB7042"/>
    <w:rsid w:val="00EB711C"/>
    <w:rsid w:val="00EB7C7C"/>
    <w:rsid w:val="00EB7D3B"/>
    <w:rsid w:val="00EC001C"/>
    <w:rsid w:val="00EC00EE"/>
    <w:rsid w:val="00EC0751"/>
    <w:rsid w:val="00EC08CF"/>
    <w:rsid w:val="00EC0BEB"/>
    <w:rsid w:val="00EC0CCC"/>
    <w:rsid w:val="00EC0FDC"/>
    <w:rsid w:val="00EC109E"/>
    <w:rsid w:val="00EC1525"/>
    <w:rsid w:val="00EC15C7"/>
    <w:rsid w:val="00EC168B"/>
    <w:rsid w:val="00EC1E76"/>
    <w:rsid w:val="00EC20E2"/>
    <w:rsid w:val="00EC23C7"/>
    <w:rsid w:val="00EC23C8"/>
    <w:rsid w:val="00EC25F2"/>
    <w:rsid w:val="00EC2701"/>
    <w:rsid w:val="00EC2822"/>
    <w:rsid w:val="00EC2A81"/>
    <w:rsid w:val="00EC2C41"/>
    <w:rsid w:val="00EC2F32"/>
    <w:rsid w:val="00EC307D"/>
    <w:rsid w:val="00EC3133"/>
    <w:rsid w:val="00EC3405"/>
    <w:rsid w:val="00EC3495"/>
    <w:rsid w:val="00EC3510"/>
    <w:rsid w:val="00EC410B"/>
    <w:rsid w:val="00EC46C7"/>
    <w:rsid w:val="00EC4B24"/>
    <w:rsid w:val="00EC4B33"/>
    <w:rsid w:val="00EC4CB1"/>
    <w:rsid w:val="00EC4DFF"/>
    <w:rsid w:val="00EC4E41"/>
    <w:rsid w:val="00EC543F"/>
    <w:rsid w:val="00EC5C09"/>
    <w:rsid w:val="00EC5F2C"/>
    <w:rsid w:val="00EC628F"/>
    <w:rsid w:val="00EC629D"/>
    <w:rsid w:val="00EC65A4"/>
    <w:rsid w:val="00EC6BDB"/>
    <w:rsid w:val="00EC6CD8"/>
    <w:rsid w:val="00EC6E23"/>
    <w:rsid w:val="00EC7392"/>
    <w:rsid w:val="00EC7393"/>
    <w:rsid w:val="00EC73A3"/>
    <w:rsid w:val="00EC759F"/>
    <w:rsid w:val="00EC7622"/>
    <w:rsid w:val="00EC7B75"/>
    <w:rsid w:val="00EC7D1D"/>
    <w:rsid w:val="00EC7D37"/>
    <w:rsid w:val="00ED008A"/>
    <w:rsid w:val="00ED00E5"/>
    <w:rsid w:val="00ED0368"/>
    <w:rsid w:val="00ED062E"/>
    <w:rsid w:val="00ED076F"/>
    <w:rsid w:val="00ED08F7"/>
    <w:rsid w:val="00ED099E"/>
    <w:rsid w:val="00ED0C58"/>
    <w:rsid w:val="00ED0CE7"/>
    <w:rsid w:val="00ED0E33"/>
    <w:rsid w:val="00ED10E2"/>
    <w:rsid w:val="00ED12D2"/>
    <w:rsid w:val="00ED1511"/>
    <w:rsid w:val="00ED18FD"/>
    <w:rsid w:val="00ED1C46"/>
    <w:rsid w:val="00ED1C8A"/>
    <w:rsid w:val="00ED1D3B"/>
    <w:rsid w:val="00ED1E88"/>
    <w:rsid w:val="00ED22B2"/>
    <w:rsid w:val="00ED23B3"/>
    <w:rsid w:val="00ED253F"/>
    <w:rsid w:val="00ED26C0"/>
    <w:rsid w:val="00ED2750"/>
    <w:rsid w:val="00ED29F9"/>
    <w:rsid w:val="00ED2A10"/>
    <w:rsid w:val="00ED2A1D"/>
    <w:rsid w:val="00ED2A3D"/>
    <w:rsid w:val="00ED3177"/>
    <w:rsid w:val="00ED32C0"/>
    <w:rsid w:val="00ED3552"/>
    <w:rsid w:val="00ED3A6B"/>
    <w:rsid w:val="00ED3C92"/>
    <w:rsid w:val="00ED41C9"/>
    <w:rsid w:val="00ED4381"/>
    <w:rsid w:val="00ED457D"/>
    <w:rsid w:val="00ED485D"/>
    <w:rsid w:val="00ED48ED"/>
    <w:rsid w:val="00ED49CC"/>
    <w:rsid w:val="00ED4CB1"/>
    <w:rsid w:val="00ED4D5C"/>
    <w:rsid w:val="00ED53B6"/>
    <w:rsid w:val="00ED5421"/>
    <w:rsid w:val="00ED5569"/>
    <w:rsid w:val="00ED5735"/>
    <w:rsid w:val="00ED57F4"/>
    <w:rsid w:val="00ED5821"/>
    <w:rsid w:val="00ED5968"/>
    <w:rsid w:val="00ED5D4B"/>
    <w:rsid w:val="00ED62D1"/>
    <w:rsid w:val="00ED67D9"/>
    <w:rsid w:val="00ED70CA"/>
    <w:rsid w:val="00ED712D"/>
    <w:rsid w:val="00ED718E"/>
    <w:rsid w:val="00ED71B7"/>
    <w:rsid w:val="00ED75CA"/>
    <w:rsid w:val="00ED7617"/>
    <w:rsid w:val="00ED7687"/>
    <w:rsid w:val="00ED7978"/>
    <w:rsid w:val="00ED7DAB"/>
    <w:rsid w:val="00EE00B8"/>
    <w:rsid w:val="00EE04DC"/>
    <w:rsid w:val="00EE0A3E"/>
    <w:rsid w:val="00EE0ABE"/>
    <w:rsid w:val="00EE0E77"/>
    <w:rsid w:val="00EE0FB7"/>
    <w:rsid w:val="00EE1080"/>
    <w:rsid w:val="00EE10EA"/>
    <w:rsid w:val="00EE1285"/>
    <w:rsid w:val="00EE1796"/>
    <w:rsid w:val="00EE1995"/>
    <w:rsid w:val="00EE1CB5"/>
    <w:rsid w:val="00EE23FD"/>
    <w:rsid w:val="00EE24F7"/>
    <w:rsid w:val="00EE2B15"/>
    <w:rsid w:val="00EE2DA6"/>
    <w:rsid w:val="00EE2E3D"/>
    <w:rsid w:val="00EE2F73"/>
    <w:rsid w:val="00EE30E3"/>
    <w:rsid w:val="00EE315E"/>
    <w:rsid w:val="00EE32AD"/>
    <w:rsid w:val="00EE33C6"/>
    <w:rsid w:val="00EE3702"/>
    <w:rsid w:val="00EE3792"/>
    <w:rsid w:val="00EE38A7"/>
    <w:rsid w:val="00EE38FB"/>
    <w:rsid w:val="00EE3B6C"/>
    <w:rsid w:val="00EE3FAB"/>
    <w:rsid w:val="00EE407A"/>
    <w:rsid w:val="00EE4574"/>
    <w:rsid w:val="00EE46B5"/>
    <w:rsid w:val="00EE4738"/>
    <w:rsid w:val="00EE49A3"/>
    <w:rsid w:val="00EE4A33"/>
    <w:rsid w:val="00EE4B20"/>
    <w:rsid w:val="00EE4E9C"/>
    <w:rsid w:val="00EE516E"/>
    <w:rsid w:val="00EE5224"/>
    <w:rsid w:val="00EE538A"/>
    <w:rsid w:val="00EE56E2"/>
    <w:rsid w:val="00EE58B2"/>
    <w:rsid w:val="00EE58BA"/>
    <w:rsid w:val="00EE5CB6"/>
    <w:rsid w:val="00EE5CFB"/>
    <w:rsid w:val="00EE5E62"/>
    <w:rsid w:val="00EE5FBE"/>
    <w:rsid w:val="00EE65BC"/>
    <w:rsid w:val="00EE66F7"/>
    <w:rsid w:val="00EE6A6A"/>
    <w:rsid w:val="00EE7007"/>
    <w:rsid w:val="00EE796E"/>
    <w:rsid w:val="00EE7AE5"/>
    <w:rsid w:val="00EE7BAA"/>
    <w:rsid w:val="00EF078C"/>
    <w:rsid w:val="00EF0BDB"/>
    <w:rsid w:val="00EF0C20"/>
    <w:rsid w:val="00EF0C4D"/>
    <w:rsid w:val="00EF0E72"/>
    <w:rsid w:val="00EF119E"/>
    <w:rsid w:val="00EF15C3"/>
    <w:rsid w:val="00EF17E0"/>
    <w:rsid w:val="00EF1A34"/>
    <w:rsid w:val="00EF1A7F"/>
    <w:rsid w:val="00EF1BBD"/>
    <w:rsid w:val="00EF1E43"/>
    <w:rsid w:val="00EF2046"/>
    <w:rsid w:val="00EF2182"/>
    <w:rsid w:val="00EF233D"/>
    <w:rsid w:val="00EF23F1"/>
    <w:rsid w:val="00EF2994"/>
    <w:rsid w:val="00EF2AC4"/>
    <w:rsid w:val="00EF2EE2"/>
    <w:rsid w:val="00EF312F"/>
    <w:rsid w:val="00EF3211"/>
    <w:rsid w:val="00EF385B"/>
    <w:rsid w:val="00EF3995"/>
    <w:rsid w:val="00EF3A06"/>
    <w:rsid w:val="00EF3FB4"/>
    <w:rsid w:val="00EF3FE3"/>
    <w:rsid w:val="00EF40A4"/>
    <w:rsid w:val="00EF411F"/>
    <w:rsid w:val="00EF4151"/>
    <w:rsid w:val="00EF4165"/>
    <w:rsid w:val="00EF4513"/>
    <w:rsid w:val="00EF456E"/>
    <w:rsid w:val="00EF465B"/>
    <w:rsid w:val="00EF489F"/>
    <w:rsid w:val="00EF4DFB"/>
    <w:rsid w:val="00EF534C"/>
    <w:rsid w:val="00EF55E5"/>
    <w:rsid w:val="00EF5793"/>
    <w:rsid w:val="00EF57B4"/>
    <w:rsid w:val="00EF5BC1"/>
    <w:rsid w:val="00EF5C4B"/>
    <w:rsid w:val="00EF5C70"/>
    <w:rsid w:val="00EF5CA8"/>
    <w:rsid w:val="00EF5E58"/>
    <w:rsid w:val="00EF6F65"/>
    <w:rsid w:val="00EF70DC"/>
    <w:rsid w:val="00EF735B"/>
    <w:rsid w:val="00EF73C0"/>
    <w:rsid w:val="00EF7529"/>
    <w:rsid w:val="00EF75E8"/>
    <w:rsid w:val="00EF78EC"/>
    <w:rsid w:val="00EF7CBA"/>
    <w:rsid w:val="00EF7F2F"/>
    <w:rsid w:val="00F00325"/>
    <w:rsid w:val="00F006EE"/>
    <w:rsid w:val="00F00969"/>
    <w:rsid w:val="00F00DB2"/>
    <w:rsid w:val="00F00DC4"/>
    <w:rsid w:val="00F00E36"/>
    <w:rsid w:val="00F00F10"/>
    <w:rsid w:val="00F01042"/>
    <w:rsid w:val="00F012ED"/>
    <w:rsid w:val="00F01672"/>
    <w:rsid w:val="00F01A44"/>
    <w:rsid w:val="00F01AAD"/>
    <w:rsid w:val="00F01BF2"/>
    <w:rsid w:val="00F01CD0"/>
    <w:rsid w:val="00F0203D"/>
    <w:rsid w:val="00F02319"/>
    <w:rsid w:val="00F0246F"/>
    <w:rsid w:val="00F02496"/>
    <w:rsid w:val="00F026FB"/>
    <w:rsid w:val="00F0275F"/>
    <w:rsid w:val="00F02AB9"/>
    <w:rsid w:val="00F02BF6"/>
    <w:rsid w:val="00F0341F"/>
    <w:rsid w:val="00F03ACD"/>
    <w:rsid w:val="00F03C5B"/>
    <w:rsid w:val="00F04281"/>
    <w:rsid w:val="00F0473B"/>
    <w:rsid w:val="00F04C2E"/>
    <w:rsid w:val="00F04C32"/>
    <w:rsid w:val="00F04EC9"/>
    <w:rsid w:val="00F054D9"/>
    <w:rsid w:val="00F055EE"/>
    <w:rsid w:val="00F058E9"/>
    <w:rsid w:val="00F05CFB"/>
    <w:rsid w:val="00F05EF3"/>
    <w:rsid w:val="00F063A2"/>
    <w:rsid w:val="00F06430"/>
    <w:rsid w:val="00F06CF2"/>
    <w:rsid w:val="00F06FE4"/>
    <w:rsid w:val="00F07233"/>
    <w:rsid w:val="00F072A6"/>
    <w:rsid w:val="00F0733E"/>
    <w:rsid w:val="00F07401"/>
    <w:rsid w:val="00F076D7"/>
    <w:rsid w:val="00F07794"/>
    <w:rsid w:val="00F078D1"/>
    <w:rsid w:val="00F07A25"/>
    <w:rsid w:val="00F07D02"/>
    <w:rsid w:val="00F10189"/>
    <w:rsid w:val="00F1025F"/>
    <w:rsid w:val="00F1026F"/>
    <w:rsid w:val="00F108D7"/>
    <w:rsid w:val="00F10A66"/>
    <w:rsid w:val="00F10D2B"/>
    <w:rsid w:val="00F110F6"/>
    <w:rsid w:val="00F114DA"/>
    <w:rsid w:val="00F115E7"/>
    <w:rsid w:val="00F117AA"/>
    <w:rsid w:val="00F1181C"/>
    <w:rsid w:val="00F11D1D"/>
    <w:rsid w:val="00F11D8E"/>
    <w:rsid w:val="00F11E22"/>
    <w:rsid w:val="00F11FA3"/>
    <w:rsid w:val="00F120AB"/>
    <w:rsid w:val="00F120FD"/>
    <w:rsid w:val="00F12650"/>
    <w:rsid w:val="00F12A93"/>
    <w:rsid w:val="00F12E68"/>
    <w:rsid w:val="00F12FEE"/>
    <w:rsid w:val="00F1311C"/>
    <w:rsid w:val="00F1315F"/>
    <w:rsid w:val="00F13278"/>
    <w:rsid w:val="00F1337E"/>
    <w:rsid w:val="00F134BD"/>
    <w:rsid w:val="00F13576"/>
    <w:rsid w:val="00F136D1"/>
    <w:rsid w:val="00F13A87"/>
    <w:rsid w:val="00F13C2B"/>
    <w:rsid w:val="00F13F05"/>
    <w:rsid w:val="00F142DD"/>
    <w:rsid w:val="00F14367"/>
    <w:rsid w:val="00F1499B"/>
    <w:rsid w:val="00F14A7A"/>
    <w:rsid w:val="00F14A9D"/>
    <w:rsid w:val="00F14B3E"/>
    <w:rsid w:val="00F14C01"/>
    <w:rsid w:val="00F14C13"/>
    <w:rsid w:val="00F14C29"/>
    <w:rsid w:val="00F153E4"/>
    <w:rsid w:val="00F15AC0"/>
    <w:rsid w:val="00F15FE8"/>
    <w:rsid w:val="00F1604E"/>
    <w:rsid w:val="00F16785"/>
    <w:rsid w:val="00F1696B"/>
    <w:rsid w:val="00F16A42"/>
    <w:rsid w:val="00F16AC0"/>
    <w:rsid w:val="00F16C21"/>
    <w:rsid w:val="00F16F6B"/>
    <w:rsid w:val="00F17071"/>
    <w:rsid w:val="00F17711"/>
    <w:rsid w:val="00F1787F"/>
    <w:rsid w:val="00F1793D"/>
    <w:rsid w:val="00F17A86"/>
    <w:rsid w:val="00F17D85"/>
    <w:rsid w:val="00F17FC3"/>
    <w:rsid w:val="00F201A2"/>
    <w:rsid w:val="00F204AC"/>
    <w:rsid w:val="00F20506"/>
    <w:rsid w:val="00F20590"/>
    <w:rsid w:val="00F2059A"/>
    <w:rsid w:val="00F20626"/>
    <w:rsid w:val="00F207EC"/>
    <w:rsid w:val="00F20A43"/>
    <w:rsid w:val="00F212E0"/>
    <w:rsid w:val="00F21302"/>
    <w:rsid w:val="00F214B2"/>
    <w:rsid w:val="00F219CD"/>
    <w:rsid w:val="00F219D6"/>
    <w:rsid w:val="00F21A8E"/>
    <w:rsid w:val="00F21E0B"/>
    <w:rsid w:val="00F2236E"/>
    <w:rsid w:val="00F22423"/>
    <w:rsid w:val="00F227B8"/>
    <w:rsid w:val="00F2292E"/>
    <w:rsid w:val="00F229EB"/>
    <w:rsid w:val="00F2330F"/>
    <w:rsid w:val="00F233F6"/>
    <w:rsid w:val="00F24203"/>
    <w:rsid w:val="00F24C4F"/>
    <w:rsid w:val="00F24DF9"/>
    <w:rsid w:val="00F254D5"/>
    <w:rsid w:val="00F258DC"/>
    <w:rsid w:val="00F25936"/>
    <w:rsid w:val="00F25A85"/>
    <w:rsid w:val="00F26562"/>
    <w:rsid w:val="00F26D83"/>
    <w:rsid w:val="00F2725C"/>
    <w:rsid w:val="00F27315"/>
    <w:rsid w:val="00F2731F"/>
    <w:rsid w:val="00F275E0"/>
    <w:rsid w:val="00F2792E"/>
    <w:rsid w:val="00F279AB"/>
    <w:rsid w:val="00F27B52"/>
    <w:rsid w:val="00F27B95"/>
    <w:rsid w:val="00F27EF2"/>
    <w:rsid w:val="00F30031"/>
    <w:rsid w:val="00F301B1"/>
    <w:rsid w:val="00F302F0"/>
    <w:rsid w:val="00F304BC"/>
    <w:rsid w:val="00F30A64"/>
    <w:rsid w:val="00F30DA3"/>
    <w:rsid w:val="00F311AA"/>
    <w:rsid w:val="00F31374"/>
    <w:rsid w:val="00F31557"/>
    <w:rsid w:val="00F31999"/>
    <w:rsid w:val="00F31A3B"/>
    <w:rsid w:val="00F31B5A"/>
    <w:rsid w:val="00F31CC1"/>
    <w:rsid w:val="00F320D2"/>
    <w:rsid w:val="00F326DC"/>
    <w:rsid w:val="00F32C1D"/>
    <w:rsid w:val="00F32DCB"/>
    <w:rsid w:val="00F32FA2"/>
    <w:rsid w:val="00F33718"/>
    <w:rsid w:val="00F33D37"/>
    <w:rsid w:val="00F33D78"/>
    <w:rsid w:val="00F3409D"/>
    <w:rsid w:val="00F340CC"/>
    <w:rsid w:val="00F3413C"/>
    <w:rsid w:val="00F3426D"/>
    <w:rsid w:val="00F343CA"/>
    <w:rsid w:val="00F343EC"/>
    <w:rsid w:val="00F344DC"/>
    <w:rsid w:val="00F34B93"/>
    <w:rsid w:val="00F34C21"/>
    <w:rsid w:val="00F35250"/>
    <w:rsid w:val="00F3552C"/>
    <w:rsid w:val="00F35B5F"/>
    <w:rsid w:val="00F35BBF"/>
    <w:rsid w:val="00F35BE7"/>
    <w:rsid w:val="00F35DB0"/>
    <w:rsid w:val="00F35E16"/>
    <w:rsid w:val="00F36033"/>
    <w:rsid w:val="00F364B6"/>
    <w:rsid w:val="00F372AB"/>
    <w:rsid w:val="00F37A25"/>
    <w:rsid w:val="00F37C50"/>
    <w:rsid w:val="00F37D77"/>
    <w:rsid w:val="00F37F39"/>
    <w:rsid w:val="00F40180"/>
    <w:rsid w:val="00F401DD"/>
    <w:rsid w:val="00F40447"/>
    <w:rsid w:val="00F4082F"/>
    <w:rsid w:val="00F4095C"/>
    <w:rsid w:val="00F40C77"/>
    <w:rsid w:val="00F40ED8"/>
    <w:rsid w:val="00F40FB5"/>
    <w:rsid w:val="00F41967"/>
    <w:rsid w:val="00F41DDB"/>
    <w:rsid w:val="00F42288"/>
    <w:rsid w:val="00F4257E"/>
    <w:rsid w:val="00F425F8"/>
    <w:rsid w:val="00F42692"/>
    <w:rsid w:val="00F427D8"/>
    <w:rsid w:val="00F4288C"/>
    <w:rsid w:val="00F428A8"/>
    <w:rsid w:val="00F4298E"/>
    <w:rsid w:val="00F42CF9"/>
    <w:rsid w:val="00F42DAF"/>
    <w:rsid w:val="00F42E06"/>
    <w:rsid w:val="00F42EB0"/>
    <w:rsid w:val="00F4382F"/>
    <w:rsid w:val="00F43C8D"/>
    <w:rsid w:val="00F43D21"/>
    <w:rsid w:val="00F43F6A"/>
    <w:rsid w:val="00F440E1"/>
    <w:rsid w:val="00F440F4"/>
    <w:rsid w:val="00F441EE"/>
    <w:rsid w:val="00F448D0"/>
    <w:rsid w:val="00F44F71"/>
    <w:rsid w:val="00F45109"/>
    <w:rsid w:val="00F454AC"/>
    <w:rsid w:val="00F457CD"/>
    <w:rsid w:val="00F4598B"/>
    <w:rsid w:val="00F45A13"/>
    <w:rsid w:val="00F45AF8"/>
    <w:rsid w:val="00F45F8A"/>
    <w:rsid w:val="00F4633B"/>
    <w:rsid w:val="00F464F8"/>
    <w:rsid w:val="00F46AFE"/>
    <w:rsid w:val="00F46DC4"/>
    <w:rsid w:val="00F47229"/>
    <w:rsid w:val="00F4736D"/>
    <w:rsid w:val="00F47780"/>
    <w:rsid w:val="00F47B18"/>
    <w:rsid w:val="00F4C839"/>
    <w:rsid w:val="00F500B4"/>
    <w:rsid w:val="00F5088E"/>
    <w:rsid w:val="00F50EDA"/>
    <w:rsid w:val="00F50FBA"/>
    <w:rsid w:val="00F5102A"/>
    <w:rsid w:val="00F51071"/>
    <w:rsid w:val="00F5112A"/>
    <w:rsid w:val="00F511FC"/>
    <w:rsid w:val="00F513E1"/>
    <w:rsid w:val="00F51759"/>
    <w:rsid w:val="00F51B34"/>
    <w:rsid w:val="00F51E25"/>
    <w:rsid w:val="00F5218E"/>
    <w:rsid w:val="00F523EC"/>
    <w:rsid w:val="00F5270D"/>
    <w:rsid w:val="00F52A69"/>
    <w:rsid w:val="00F52AF2"/>
    <w:rsid w:val="00F533A8"/>
    <w:rsid w:val="00F53452"/>
    <w:rsid w:val="00F536C7"/>
    <w:rsid w:val="00F53AEF"/>
    <w:rsid w:val="00F53DC7"/>
    <w:rsid w:val="00F54247"/>
    <w:rsid w:val="00F543F0"/>
    <w:rsid w:val="00F5462A"/>
    <w:rsid w:val="00F546FE"/>
    <w:rsid w:val="00F5475E"/>
    <w:rsid w:val="00F54926"/>
    <w:rsid w:val="00F54977"/>
    <w:rsid w:val="00F54B2B"/>
    <w:rsid w:val="00F54CAC"/>
    <w:rsid w:val="00F54EE3"/>
    <w:rsid w:val="00F5502A"/>
    <w:rsid w:val="00F55159"/>
    <w:rsid w:val="00F55AAA"/>
    <w:rsid w:val="00F55CDE"/>
    <w:rsid w:val="00F562A2"/>
    <w:rsid w:val="00F566F5"/>
    <w:rsid w:val="00F5670E"/>
    <w:rsid w:val="00F56F6F"/>
    <w:rsid w:val="00F5712F"/>
    <w:rsid w:val="00F57779"/>
    <w:rsid w:val="00F5778A"/>
    <w:rsid w:val="00F57807"/>
    <w:rsid w:val="00F57A6D"/>
    <w:rsid w:val="00F57A84"/>
    <w:rsid w:val="00F57D2C"/>
    <w:rsid w:val="00F57D5F"/>
    <w:rsid w:val="00F57E00"/>
    <w:rsid w:val="00F603BE"/>
    <w:rsid w:val="00F6045D"/>
    <w:rsid w:val="00F606AC"/>
    <w:rsid w:val="00F606C4"/>
    <w:rsid w:val="00F60913"/>
    <w:rsid w:val="00F6094A"/>
    <w:rsid w:val="00F60AF5"/>
    <w:rsid w:val="00F60BF9"/>
    <w:rsid w:val="00F61215"/>
    <w:rsid w:val="00F6149D"/>
    <w:rsid w:val="00F61742"/>
    <w:rsid w:val="00F6195F"/>
    <w:rsid w:val="00F619DD"/>
    <w:rsid w:val="00F62100"/>
    <w:rsid w:val="00F62673"/>
    <w:rsid w:val="00F62B96"/>
    <w:rsid w:val="00F62CC8"/>
    <w:rsid w:val="00F631B0"/>
    <w:rsid w:val="00F639D0"/>
    <w:rsid w:val="00F64266"/>
    <w:rsid w:val="00F64436"/>
    <w:rsid w:val="00F64705"/>
    <w:rsid w:val="00F64C33"/>
    <w:rsid w:val="00F64C3E"/>
    <w:rsid w:val="00F64E5E"/>
    <w:rsid w:val="00F65075"/>
    <w:rsid w:val="00F6507E"/>
    <w:rsid w:val="00F65321"/>
    <w:rsid w:val="00F653F9"/>
    <w:rsid w:val="00F65429"/>
    <w:rsid w:val="00F6553B"/>
    <w:rsid w:val="00F6563B"/>
    <w:rsid w:val="00F65727"/>
    <w:rsid w:val="00F65A20"/>
    <w:rsid w:val="00F65EA6"/>
    <w:rsid w:val="00F66011"/>
    <w:rsid w:val="00F661B4"/>
    <w:rsid w:val="00F662DB"/>
    <w:rsid w:val="00F66A02"/>
    <w:rsid w:val="00F66DB9"/>
    <w:rsid w:val="00F66E60"/>
    <w:rsid w:val="00F66FAB"/>
    <w:rsid w:val="00F66FB2"/>
    <w:rsid w:val="00F6735B"/>
    <w:rsid w:val="00F67854"/>
    <w:rsid w:val="00F67E51"/>
    <w:rsid w:val="00F700C7"/>
    <w:rsid w:val="00F7028A"/>
    <w:rsid w:val="00F704A1"/>
    <w:rsid w:val="00F705CE"/>
    <w:rsid w:val="00F7062E"/>
    <w:rsid w:val="00F709D8"/>
    <w:rsid w:val="00F70A1D"/>
    <w:rsid w:val="00F70C34"/>
    <w:rsid w:val="00F70EC0"/>
    <w:rsid w:val="00F711E4"/>
    <w:rsid w:val="00F71564"/>
    <w:rsid w:val="00F71943"/>
    <w:rsid w:val="00F71D20"/>
    <w:rsid w:val="00F71DD7"/>
    <w:rsid w:val="00F724CB"/>
    <w:rsid w:val="00F72847"/>
    <w:rsid w:val="00F72AA7"/>
    <w:rsid w:val="00F7301C"/>
    <w:rsid w:val="00F731C2"/>
    <w:rsid w:val="00F73744"/>
    <w:rsid w:val="00F737A3"/>
    <w:rsid w:val="00F737EC"/>
    <w:rsid w:val="00F73837"/>
    <w:rsid w:val="00F73886"/>
    <w:rsid w:val="00F73FB7"/>
    <w:rsid w:val="00F7437F"/>
    <w:rsid w:val="00F7439D"/>
    <w:rsid w:val="00F74498"/>
    <w:rsid w:val="00F744AD"/>
    <w:rsid w:val="00F74A72"/>
    <w:rsid w:val="00F74D1B"/>
    <w:rsid w:val="00F74EAF"/>
    <w:rsid w:val="00F74FE0"/>
    <w:rsid w:val="00F7505D"/>
    <w:rsid w:val="00F7521E"/>
    <w:rsid w:val="00F756F0"/>
    <w:rsid w:val="00F75791"/>
    <w:rsid w:val="00F75AA3"/>
    <w:rsid w:val="00F75BC4"/>
    <w:rsid w:val="00F75CDA"/>
    <w:rsid w:val="00F75D14"/>
    <w:rsid w:val="00F76066"/>
    <w:rsid w:val="00F76530"/>
    <w:rsid w:val="00F768AF"/>
    <w:rsid w:val="00F7734F"/>
    <w:rsid w:val="00F773B1"/>
    <w:rsid w:val="00F7774A"/>
    <w:rsid w:val="00F77B14"/>
    <w:rsid w:val="00F77C03"/>
    <w:rsid w:val="00F77EBF"/>
    <w:rsid w:val="00F800F8"/>
    <w:rsid w:val="00F8037A"/>
    <w:rsid w:val="00F804E4"/>
    <w:rsid w:val="00F80B73"/>
    <w:rsid w:val="00F80CB1"/>
    <w:rsid w:val="00F80CB9"/>
    <w:rsid w:val="00F8112F"/>
    <w:rsid w:val="00F81364"/>
    <w:rsid w:val="00F81491"/>
    <w:rsid w:val="00F81680"/>
    <w:rsid w:val="00F8168E"/>
    <w:rsid w:val="00F8188B"/>
    <w:rsid w:val="00F819B3"/>
    <w:rsid w:val="00F81BEA"/>
    <w:rsid w:val="00F81FF4"/>
    <w:rsid w:val="00F8217E"/>
    <w:rsid w:val="00F82292"/>
    <w:rsid w:val="00F8253C"/>
    <w:rsid w:val="00F82D48"/>
    <w:rsid w:val="00F82E91"/>
    <w:rsid w:val="00F8304F"/>
    <w:rsid w:val="00F835DC"/>
    <w:rsid w:val="00F8368E"/>
    <w:rsid w:val="00F83BA9"/>
    <w:rsid w:val="00F83E95"/>
    <w:rsid w:val="00F842B6"/>
    <w:rsid w:val="00F846B0"/>
    <w:rsid w:val="00F84B82"/>
    <w:rsid w:val="00F84FFF"/>
    <w:rsid w:val="00F85076"/>
    <w:rsid w:val="00F853F9"/>
    <w:rsid w:val="00F85484"/>
    <w:rsid w:val="00F85652"/>
    <w:rsid w:val="00F8593C"/>
    <w:rsid w:val="00F85D8C"/>
    <w:rsid w:val="00F85D9F"/>
    <w:rsid w:val="00F85F39"/>
    <w:rsid w:val="00F861A3"/>
    <w:rsid w:val="00F861F7"/>
    <w:rsid w:val="00F866D3"/>
    <w:rsid w:val="00F86899"/>
    <w:rsid w:val="00F86C68"/>
    <w:rsid w:val="00F86C78"/>
    <w:rsid w:val="00F86E7A"/>
    <w:rsid w:val="00F86EEC"/>
    <w:rsid w:val="00F87509"/>
    <w:rsid w:val="00F87545"/>
    <w:rsid w:val="00F8760D"/>
    <w:rsid w:val="00F87B1C"/>
    <w:rsid w:val="00F9054D"/>
    <w:rsid w:val="00F907D9"/>
    <w:rsid w:val="00F907FD"/>
    <w:rsid w:val="00F90DFA"/>
    <w:rsid w:val="00F91125"/>
    <w:rsid w:val="00F9168F"/>
    <w:rsid w:val="00F916E3"/>
    <w:rsid w:val="00F921C9"/>
    <w:rsid w:val="00F926FD"/>
    <w:rsid w:val="00F927A9"/>
    <w:rsid w:val="00F92B7A"/>
    <w:rsid w:val="00F92E26"/>
    <w:rsid w:val="00F931AB"/>
    <w:rsid w:val="00F939E4"/>
    <w:rsid w:val="00F93D4F"/>
    <w:rsid w:val="00F9438A"/>
    <w:rsid w:val="00F946D5"/>
    <w:rsid w:val="00F949AD"/>
    <w:rsid w:val="00F94AB5"/>
    <w:rsid w:val="00F94CF5"/>
    <w:rsid w:val="00F94D6C"/>
    <w:rsid w:val="00F94F22"/>
    <w:rsid w:val="00F94F6D"/>
    <w:rsid w:val="00F95467"/>
    <w:rsid w:val="00F960B2"/>
    <w:rsid w:val="00F9615E"/>
    <w:rsid w:val="00F964A0"/>
    <w:rsid w:val="00F96742"/>
    <w:rsid w:val="00F96AB9"/>
    <w:rsid w:val="00F96E51"/>
    <w:rsid w:val="00F96FAB"/>
    <w:rsid w:val="00F9706C"/>
    <w:rsid w:val="00F9709C"/>
    <w:rsid w:val="00F972DA"/>
    <w:rsid w:val="00F977E0"/>
    <w:rsid w:val="00F9790D"/>
    <w:rsid w:val="00F97A39"/>
    <w:rsid w:val="00F97F79"/>
    <w:rsid w:val="00F99D77"/>
    <w:rsid w:val="00FA07A4"/>
    <w:rsid w:val="00FA0920"/>
    <w:rsid w:val="00FA0A1E"/>
    <w:rsid w:val="00FA0F11"/>
    <w:rsid w:val="00FA0FF4"/>
    <w:rsid w:val="00FA10FF"/>
    <w:rsid w:val="00FA1457"/>
    <w:rsid w:val="00FA182C"/>
    <w:rsid w:val="00FA1951"/>
    <w:rsid w:val="00FA1AE5"/>
    <w:rsid w:val="00FA1B9C"/>
    <w:rsid w:val="00FA1BBE"/>
    <w:rsid w:val="00FA1D4F"/>
    <w:rsid w:val="00FA2474"/>
    <w:rsid w:val="00FA25C6"/>
    <w:rsid w:val="00FA26F2"/>
    <w:rsid w:val="00FA27C1"/>
    <w:rsid w:val="00FA2E16"/>
    <w:rsid w:val="00FA2FF6"/>
    <w:rsid w:val="00FA317D"/>
    <w:rsid w:val="00FA3433"/>
    <w:rsid w:val="00FA3AEE"/>
    <w:rsid w:val="00FA3E17"/>
    <w:rsid w:val="00FA40EF"/>
    <w:rsid w:val="00FA42F8"/>
    <w:rsid w:val="00FA437C"/>
    <w:rsid w:val="00FA45F1"/>
    <w:rsid w:val="00FA4947"/>
    <w:rsid w:val="00FA4C8F"/>
    <w:rsid w:val="00FA4E94"/>
    <w:rsid w:val="00FA4EB7"/>
    <w:rsid w:val="00FA4EC2"/>
    <w:rsid w:val="00FA52D6"/>
    <w:rsid w:val="00FA53DA"/>
    <w:rsid w:val="00FA549D"/>
    <w:rsid w:val="00FA56DD"/>
    <w:rsid w:val="00FA58DB"/>
    <w:rsid w:val="00FA5997"/>
    <w:rsid w:val="00FA5C8C"/>
    <w:rsid w:val="00FA5C9B"/>
    <w:rsid w:val="00FA5EF5"/>
    <w:rsid w:val="00FA6641"/>
    <w:rsid w:val="00FA66C8"/>
    <w:rsid w:val="00FA687F"/>
    <w:rsid w:val="00FA6FEB"/>
    <w:rsid w:val="00FA708F"/>
    <w:rsid w:val="00FA72FE"/>
    <w:rsid w:val="00FA7416"/>
    <w:rsid w:val="00FA7495"/>
    <w:rsid w:val="00FA7A75"/>
    <w:rsid w:val="00FA7AB0"/>
    <w:rsid w:val="00FA7C0B"/>
    <w:rsid w:val="00FA7CCA"/>
    <w:rsid w:val="00FA7ED2"/>
    <w:rsid w:val="00FB01AC"/>
    <w:rsid w:val="00FB07BB"/>
    <w:rsid w:val="00FB09E4"/>
    <w:rsid w:val="00FB116C"/>
    <w:rsid w:val="00FB13DB"/>
    <w:rsid w:val="00FB155F"/>
    <w:rsid w:val="00FB16A5"/>
    <w:rsid w:val="00FB1A09"/>
    <w:rsid w:val="00FB1A66"/>
    <w:rsid w:val="00FB1C99"/>
    <w:rsid w:val="00FB229C"/>
    <w:rsid w:val="00FB25DB"/>
    <w:rsid w:val="00FB281A"/>
    <w:rsid w:val="00FB287D"/>
    <w:rsid w:val="00FB2995"/>
    <w:rsid w:val="00FB2A76"/>
    <w:rsid w:val="00FB2ACA"/>
    <w:rsid w:val="00FB2C92"/>
    <w:rsid w:val="00FB354C"/>
    <w:rsid w:val="00FB3825"/>
    <w:rsid w:val="00FB38C0"/>
    <w:rsid w:val="00FB3A85"/>
    <w:rsid w:val="00FB4099"/>
    <w:rsid w:val="00FB41F7"/>
    <w:rsid w:val="00FB466C"/>
    <w:rsid w:val="00FB4BD8"/>
    <w:rsid w:val="00FB4E70"/>
    <w:rsid w:val="00FB4EC3"/>
    <w:rsid w:val="00FB4F1A"/>
    <w:rsid w:val="00FB5525"/>
    <w:rsid w:val="00FB5E59"/>
    <w:rsid w:val="00FB5F9E"/>
    <w:rsid w:val="00FB612F"/>
    <w:rsid w:val="00FB62C6"/>
    <w:rsid w:val="00FB676A"/>
    <w:rsid w:val="00FB6B29"/>
    <w:rsid w:val="00FB6E07"/>
    <w:rsid w:val="00FB6E4C"/>
    <w:rsid w:val="00FB6E67"/>
    <w:rsid w:val="00FB70A8"/>
    <w:rsid w:val="00FB7102"/>
    <w:rsid w:val="00FB78B8"/>
    <w:rsid w:val="00FB7A3E"/>
    <w:rsid w:val="00FB7C57"/>
    <w:rsid w:val="00FC00C7"/>
    <w:rsid w:val="00FC0132"/>
    <w:rsid w:val="00FC06E2"/>
    <w:rsid w:val="00FC1165"/>
    <w:rsid w:val="00FC12F5"/>
    <w:rsid w:val="00FC157D"/>
    <w:rsid w:val="00FC18F1"/>
    <w:rsid w:val="00FC1BD8"/>
    <w:rsid w:val="00FC2025"/>
    <w:rsid w:val="00FC238F"/>
    <w:rsid w:val="00FC23A1"/>
    <w:rsid w:val="00FC2543"/>
    <w:rsid w:val="00FC27F8"/>
    <w:rsid w:val="00FC2998"/>
    <w:rsid w:val="00FC2E7E"/>
    <w:rsid w:val="00FC2FE9"/>
    <w:rsid w:val="00FC31EA"/>
    <w:rsid w:val="00FC356A"/>
    <w:rsid w:val="00FC46A0"/>
    <w:rsid w:val="00FC46AF"/>
    <w:rsid w:val="00FC4BB6"/>
    <w:rsid w:val="00FC4C32"/>
    <w:rsid w:val="00FC501D"/>
    <w:rsid w:val="00FC5022"/>
    <w:rsid w:val="00FC50B9"/>
    <w:rsid w:val="00FC5142"/>
    <w:rsid w:val="00FC5221"/>
    <w:rsid w:val="00FC545B"/>
    <w:rsid w:val="00FC56E6"/>
    <w:rsid w:val="00FC576C"/>
    <w:rsid w:val="00FC59A2"/>
    <w:rsid w:val="00FC5D70"/>
    <w:rsid w:val="00FC624E"/>
    <w:rsid w:val="00FC64AB"/>
    <w:rsid w:val="00FC6729"/>
    <w:rsid w:val="00FC67D0"/>
    <w:rsid w:val="00FC6C32"/>
    <w:rsid w:val="00FC6D45"/>
    <w:rsid w:val="00FC6F03"/>
    <w:rsid w:val="00FC718C"/>
    <w:rsid w:val="00FC7287"/>
    <w:rsid w:val="00FC73CE"/>
    <w:rsid w:val="00FC740B"/>
    <w:rsid w:val="00FC7677"/>
    <w:rsid w:val="00FC79CF"/>
    <w:rsid w:val="00FC7ACD"/>
    <w:rsid w:val="00FC7E9B"/>
    <w:rsid w:val="00FD0350"/>
    <w:rsid w:val="00FD0370"/>
    <w:rsid w:val="00FD0821"/>
    <w:rsid w:val="00FD0A48"/>
    <w:rsid w:val="00FD0A6B"/>
    <w:rsid w:val="00FD0BD2"/>
    <w:rsid w:val="00FD0C8E"/>
    <w:rsid w:val="00FD0CB7"/>
    <w:rsid w:val="00FD0D79"/>
    <w:rsid w:val="00FD0D9A"/>
    <w:rsid w:val="00FD1090"/>
    <w:rsid w:val="00FD1306"/>
    <w:rsid w:val="00FD146E"/>
    <w:rsid w:val="00FD14C7"/>
    <w:rsid w:val="00FD158C"/>
    <w:rsid w:val="00FD1F52"/>
    <w:rsid w:val="00FD31E8"/>
    <w:rsid w:val="00FD3449"/>
    <w:rsid w:val="00FD3B3D"/>
    <w:rsid w:val="00FD3BAD"/>
    <w:rsid w:val="00FD3C41"/>
    <w:rsid w:val="00FD3D9B"/>
    <w:rsid w:val="00FD3F60"/>
    <w:rsid w:val="00FD4076"/>
    <w:rsid w:val="00FD422E"/>
    <w:rsid w:val="00FD4558"/>
    <w:rsid w:val="00FD45D2"/>
    <w:rsid w:val="00FD4801"/>
    <w:rsid w:val="00FD4969"/>
    <w:rsid w:val="00FD4CCD"/>
    <w:rsid w:val="00FD4FE1"/>
    <w:rsid w:val="00FD5149"/>
    <w:rsid w:val="00FD5164"/>
    <w:rsid w:val="00FD51EA"/>
    <w:rsid w:val="00FD522D"/>
    <w:rsid w:val="00FD5326"/>
    <w:rsid w:val="00FD550F"/>
    <w:rsid w:val="00FD57F3"/>
    <w:rsid w:val="00FD595C"/>
    <w:rsid w:val="00FD5999"/>
    <w:rsid w:val="00FD5AA0"/>
    <w:rsid w:val="00FD5AFC"/>
    <w:rsid w:val="00FD6173"/>
    <w:rsid w:val="00FD6507"/>
    <w:rsid w:val="00FD687F"/>
    <w:rsid w:val="00FD6EB3"/>
    <w:rsid w:val="00FD76F5"/>
    <w:rsid w:val="00FD7BD8"/>
    <w:rsid w:val="00FE01ED"/>
    <w:rsid w:val="00FE0874"/>
    <w:rsid w:val="00FE0A37"/>
    <w:rsid w:val="00FE0A95"/>
    <w:rsid w:val="00FE0AE9"/>
    <w:rsid w:val="00FE0B0A"/>
    <w:rsid w:val="00FE1361"/>
    <w:rsid w:val="00FE1A51"/>
    <w:rsid w:val="00FE1BD6"/>
    <w:rsid w:val="00FE28BA"/>
    <w:rsid w:val="00FE296F"/>
    <w:rsid w:val="00FE2E3A"/>
    <w:rsid w:val="00FE30E4"/>
    <w:rsid w:val="00FE3361"/>
    <w:rsid w:val="00FE385D"/>
    <w:rsid w:val="00FE38FF"/>
    <w:rsid w:val="00FE3AAF"/>
    <w:rsid w:val="00FE3C13"/>
    <w:rsid w:val="00FE3C77"/>
    <w:rsid w:val="00FE415A"/>
    <w:rsid w:val="00FE46E5"/>
    <w:rsid w:val="00FE4800"/>
    <w:rsid w:val="00FE4AE8"/>
    <w:rsid w:val="00FE4CFA"/>
    <w:rsid w:val="00FE4D7F"/>
    <w:rsid w:val="00FE4E1D"/>
    <w:rsid w:val="00FE50F3"/>
    <w:rsid w:val="00FE53FD"/>
    <w:rsid w:val="00FE56C8"/>
    <w:rsid w:val="00FE572D"/>
    <w:rsid w:val="00FE57AB"/>
    <w:rsid w:val="00FE58D5"/>
    <w:rsid w:val="00FE5B12"/>
    <w:rsid w:val="00FE6001"/>
    <w:rsid w:val="00FE629D"/>
    <w:rsid w:val="00FE66F5"/>
    <w:rsid w:val="00FE6739"/>
    <w:rsid w:val="00FE67C5"/>
    <w:rsid w:val="00FE710D"/>
    <w:rsid w:val="00FE71C5"/>
    <w:rsid w:val="00FE7611"/>
    <w:rsid w:val="00FE77E7"/>
    <w:rsid w:val="00FE7E00"/>
    <w:rsid w:val="00FE7F4F"/>
    <w:rsid w:val="00FF0410"/>
    <w:rsid w:val="00FF04A1"/>
    <w:rsid w:val="00FF08AE"/>
    <w:rsid w:val="00FF0C3B"/>
    <w:rsid w:val="00FF101D"/>
    <w:rsid w:val="00FF1865"/>
    <w:rsid w:val="00FF19ED"/>
    <w:rsid w:val="00FF1D9F"/>
    <w:rsid w:val="00FF1DF1"/>
    <w:rsid w:val="00FF207B"/>
    <w:rsid w:val="00FF2122"/>
    <w:rsid w:val="00FF2222"/>
    <w:rsid w:val="00FF253D"/>
    <w:rsid w:val="00FF27DC"/>
    <w:rsid w:val="00FF2AFC"/>
    <w:rsid w:val="00FF340B"/>
    <w:rsid w:val="00FF3ED4"/>
    <w:rsid w:val="00FF3EE2"/>
    <w:rsid w:val="00FF4152"/>
    <w:rsid w:val="00FF41B1"/>
    <w:rsid w:val="00FF4249"/>
    <w:rsid w:val="00FF48E5"/>
    <w:rsid w:val="00FF4B72"/>
    <w:rsid w:val="00FF566B"/>
    <w:rsid w:val="00FF57BA"/>
    <w:rsid w:val="00FF584D"/>
    <w:rsid w:val="00FF59A4"/>
    <w:rsid w:val="00FF5DFB"/>
    <w:rsid w:val="00FF6480"/>
    <w:rsid w:val="00FF6746"/>
    <w:rsid w:val="00FF68AE"/>
    <w:rsid w:val="00FF693D"/>
    <w:rsid w:val="00FF6F0B"/>
    <w:rsid w:val="00FF6F19"/>
    <w:rsid w:val="00FF72FA"/>
    <w:rsid w:val="00FF731C"/>
    <w:rsid w:val="00FF7449"/>
    <w:rsid w:val="00FF7703"/>
    <w:rsid w:val="00FF7A93"/>
    <w:rsid w:val="00FF7AB5"/>
    <w:rsid w:val="00FF7D61"/>
    <w:rsid w:val="00FF7E7F"/>
    <w:rsid w:val="0104FDDF"/>
    <w:rsid w:val="010F4AA5"/>
    <w:rsid w:val="0137AE58"/>
    <w:rsid w:val="0138344B"/>
    <w:rsid w:val="01633C75"/>
    <w:rsid w:val="01765FF7"/>
    <w:rsid w:val="01853E5D"/>
    <w:rsid w:val="0185690F"/>
    <w:rsid w:val="01861DF0"/>
    <w:rsid w:val="01887F33"/>
    <w:rsid w:val="01A31972"/>
    <w:rsid w:val="01D5EB8A"/>
    <w:rsid w:val="01D603C0"/>
    <w:rsid w:val="01DC4218"/>
    <w:rsid w:val="01DF37A7"/>
    <w:rsid w:val="01FA8829"/>
    <w:rsid w:val="01FD1DED"/>
    <w:rsid w:val="020D486B"/>
    <w:rsid w:val="020F1388"/>
    <w:rsid w:val="0224510B"/>
    <w:rsid w:val="02322EA5"/>
    <w:rsid w:val="02378B64"/>
    <w:rsid w:val="02400374"/>
    <w:rsid w:val="024AECB2"/>
    <w:rsid w:val="024D15F9"/>
    <w:rsid w:val="027E9CF1"/>
    <w:rsid w:val="028DA620"/>
    <w:rsid w:val="02922141"/>
    <w:rsid w:val="0298E26A"/>
    <w:rsid w:val="02A40DFA"/>
    <w:rsid w:val="02A5D397"/>
    <w:rsid w:val="02A88E7A"/>
    <w:rsid w:val="02C0F917"/>
    <w:rsid w:val="02CA27C3"/>
    <w:rsid w:val="02CA6D83"/>
    <w:rsid w:val="02CAC66F"/>
    <w:rsid w:val="02CCD094"/>
    <w:rsid w:val="02CDA194"/>
    <w:rsid w:val="02E69C37"/>
    <w:rsid w:val="02FF4A40"/>
    <w:rsid w:val="03017D74"/>
    <w:rsid w:val="031E758F"/>
    <w:rsid w:val="03262DD7"/>
    <w:rsid w:val="03306789"/>
    <w:rsid w:val="033927A3"/>
    <w:rsid w:val="033A1CE5"/>
    <w:rsid w:val="033A3459"/>
    <w:rsid w:val="033C7A05"/>
    <w:rsid w:val="033CB66E"/>
    <w:rsid w:val="034FDF49"/>
    <w:rsid w:val="03506DA0"/>
    <w:rsid w:val="0352C992"/>
    <w:rsid w:val="035F77D7"/>
    <w:rsid w:val="0379CB2B"/>
    <w:rsid w:val="0381112B"/>
    <w:rsid w:val="0386B7D5"/>
    <w:rsid w:val="0390C000"/>
    <w:rsid w:val="039A06E9"/>
    <w:rsid w:val="039DA3AC"/>
    <w:rsid w:val="03A55F90"/>
    <w:rsid w:val="03AB2B2B"/>
    <w:rsid w:val="03AF52FA"/>
    <w:rsid w:val="03B43FFD"/>
    <w:rsid w:val="03B9D6F5"/>
    <w:rsid w:val="03C27013"/>
    <w:rsid w:val="03C28525"/>
    <w:rsid w:val="03DD8974"/>
    <w:rsid w:val="040B96FE"/>
    <w:rsid w:val="040D9B39"/>
    <w:rsid w:val="040F375D"/>
    <w:rsid w:val="041F4240"/>
    <w:rsid w:val="0430C447"/>
    <w:rsid w:val="043DDBDC"/>
    <w:rsid w:val="04429481"/>
    <w:rsid w:val="04455170"/>
    <w:rsid w:val="0447FC52"/>
    <w:rsid w:val="04562A2B"/>
    <w:rsid w:val="045F12DA"/>
    <w:rsid w:val="0460A552"/>
    <w:rsid w:val="046E66F6"/>
    <w:rsid w:val="0472FA14"/>
    <w:rsid w:val="047482EA"/>
    <w:rsid w:val="047C0C22"/>
    <w:rsid w:val="047E4502"/>
    <w:rsid w:val="0483123E"/>
    <w:rsid w:val="0486D450"/>
    <w:rsid w:val="048A0F74"/>
    <w:rsid w:val="048FF124"/>
    <w:rsid w:val="0492346D"/>
    <w:rsid w:val="0495D88B"/>
    <w:rsid w:val="0498168D"/>
    <w:rsid w:val="049A1CEA"/>
    <w:rsid w:val="04A7E0CA"/>
    <w:rsid w:val="04B60EB7"/>
    <w:rsid w:val="04BF899F"/>
    <w:rsid w:val="04C536B2"/>
    <w:rsid w:val="04DBB47A"/>
    <w:rsid w:val="04F6AA84"/>
    <w:rsid w:val="04FB8156"/>
    <w:rsid w:val="05073E00"/>
    <w:rsid w:val="05194E8E"/>
    <w:rsid w:val="052B0A79"/>
    <w:rsid w:val="05350B52"/>
    <w:rsid w:val="0549A484"/>
    <w:rsid w:val="054A9D3A"/>
    <w:rsid w:val="054D3187"/>
    <w:rsid w:val="054E2B93"/>
    <w:rsid w:val="0556BB8B"/>
    <w:rsid w:val="056277D6"/>
    <w:rsid w:val="05673A7F"/>
    <w:rsid w:val="0585C445"/>
    <w:rsid w:val="05987498"/>
    <w:rsid w:val="05AE4217"/>
    <w:rsid w:val="05D13E79"/>
    <w:rsid w:val="05D7BDFA"/>
    <w:rsid w:val="05ED66B2"/>
    <w:rsid w:val="05F42C9C"/>
    <w:rsid w:val="05F4EC61"/>
    <w:rsid w:val="06082453"/>
    <w:rsid w:val="060867EA"/>
    <w:rsid w:val="060D64E9"/>
    <w:rsid w:val="0611E0FA"/>
    <w:rsid w:val="062BCF2C"/>
    <w:rsid w:val="064DE5BC"/>
    <w:rsid w:val="065BCCE3"/>
    <w:rsid w:val="066BAD91"/>
    <w:rsid w:val="0683AAB1"/>
    <w:rsid w:val="06985314"/>
    <w:rsid w:val="06A0A8A9"/>
    <w:rsid w:val="06BC17DD"/>
    <w:rsid w:val="06C31F8E"/>
    <w:rsid w:val="06DC93A2"/>
    <w:rsid w:val="06F47CB1"/>
    <w:rsid w:val="0708E418"/>
    <w:rsid w:val="07116C5C"/>
    <w:rsid w:val="0711BFCE"/>
    <w:rsid w:val="071262F0"/>
    <w:rsid w:val="071DD3AE"/>
    <w:rsid w:val="072423D4"/>
    <w:rsid w:val="072A2A82"/>
    <w:rsid w:val="072C627B"/>
    <w:rsid w:val="07377489"/>
    <w:rsid w:val="0759852F"/>
    <w:rsid w:val="0759B447"/>
    <w:rsid w:val="075D71FD"/>
    <w:rsid w:val="076B9B2A"/>
    <w:rsid w:val="076D5E9D"/>
    <w:rsid w:val="0780F0E8"/>
    <w:rsid w:val="0790C053"/>
    <w:rsid w:val="07A56A54"/>
    <w:rsid w:val="07A79BC2"/>
    <w:rsid w:val="07A99CD2"/>
    <w:rsid w:val="07CAD1E7"/>
    <w:rsid w:val="07DFFE83"/>
    <w:rsid w:val="07F86EEA"/>
    <w:rsid w:val="07FF67C9"/>
    <w:rsid w:val="080F2DCE"/>
    <w:rsid w:val="08170559"/>
    <w:rsid w:val="082046DC"/>
    <w:rsid w:val="082BA4F7"/>
    <w:rsid w:val="0855F5DE"/>
    <w:rsid w:val="085848EC"/>
    <w:rsid w:val="085CEE27"/>
    <w:rsid w:val="08659ABF"/>
    <w:rsid w:val="086833C1"/>
    <w:rsid w:val="086B08C8"/>
    <w:rsid w:val="086BA62E"/>
    <w:rsid w:val="086BCE9B"/>
    <w:rsid w:val="0872D7B6"/>
    <w:rsid w:val="0884E0D6"/>
    <w:rsid w:val="088BDD90"/>
    <w:rsid w:val="08905BA3"/>
    <w:rsid w:val="08931252"/>
    <w:rsid w:val="08938ABA"/>
    <w:rsid w:val="08A211C6"/>
    <w:rsid w:val="08A306C1"/>
    <w:rsid w:val="08A94448"/>
    <w:rsid w:val="08C0AEAA"/>
    <w:rsid w:val="08C3BE5A"/>
    <w:rsid w:val="08C57AC7"/>
    <w:rsid w:val="08C740FC"/>
    <w:rsid w:val="08CC16F2"/>
    <w:rsid w:val="08DE8901"/>
    <w:rsid w:val="08DE8BC3"/>
    <w:rsid w:val="08EB5311"/>
    <w:rsid w:val="08F3275F"/>
    <w:rsid w:val="08F39C66"/>
    <w:rsid w:val="08F8D695"/>
    <w:rsid w:val="08FC2A05"/>
    <w:rsid w:val="0921C24E"/>
    <w:rsid w:val="09249D5B"/>
    <w:rsid w:val="0932EBF8"/>
    <w:rsid w:val="09359412"/>
    <w:rsid w:val="0938879A"/>
    <w:rsid w:val="093FC922"/>
    <w:rsid w:val="0956EB8F"/>
    <w:rsid w:val="0965DB7C"/>
    <w:rsid w:val="096D6036"/>
    <w:rsid w:val="0975A097"/>
    <w:rsid w:val="09993D9D"/>
    <w:rsid w:val="09AB9398"/>
    <w:rsid w:val="09AEFF2F"/>
    <w:rsid w:val="09C4AA7D"/>
    <w:rsid w:val="09D3F587"/>
    <w:rsid w:val="09D5629C"/>
    <w:rsid w:val="09FD2F62"/>
    <w:rsid w:val="0A12E1A8"/>
    <w:rsid w:val="0A290ED4"/>
    <w:rsid w:val="0A3D08F5"/>
    <w:rsid w:val="0A457FD5"/>
    <w:rsid w:val="0A46C072"/>
    <w:rsid w:val="0A5525A9"/>
    <w:rsid w:val="0A67A7A3"/>
    <w:rsid w:val="0A681ED4"/>
    <w:rsid w:val="0A705EA6"/>
    <w:rsid w:val="0A74DD46"/>
    <w:rsid w:val="0A7F911C"/>
    <w:rsid w:val="0A80DDFA"/>
    <w:rsid w:val="0A864F8F"/>
    <w:rsid w:val="0AA16144"/>
    <w:rsid w:val="0AD05678"/>
    <w:rsid w:val="0AD720E7"/>
    <w:rsid w:val="0AE13419"/>
    <w:rsid w:val="0AE5DACD"/>
    <w:rsid w:val="0AF747E0"/>
    <w:rsid w:val="0AFA288C"/>
    <w:rsid w:val="0B0475EB"/>
    <w:rsid w:val="0B0AA8D2"/>
    <w:rsid w:val="0B0ECC52"/>
    <w:rsid w:val="0B149511"/>
    <w:rsid w:val="0B1FAB1F"/>
    <w:rsid w:val="0B2873F0"/>
    <w:rsid w:val="0B353084"/>
    <w:rsid w:val="0B3615DA"/>
    <w:rsid w:val="0B382F03"/>
    <w:rsid w:val="0B479F35"/>
    <w:rsid w:val="0B4934EF"/>
    <w:rsid w:val="0B4A393B"/>
    <w:rsid w:val="0B4D218D"/>
    <w:rsid w:val="0B52C766"/>
    <w:rsid w:val="0B581573"/>
    <w:rsid w:val="0B63858D"/>
    <w:rsid w:val="0B6A830B"/>
    <w:rsid w:val="0B6C4101"/>
    <w:rsid w:val="0B7204A6"/>
    <w:rsid w:val="0B78E40E"/>
    <w:rsid w:val="0B7D8110"/>
    <w:rsid w:val="0B82FA65"/>
    <w:rsid w:val="0B8CB2E0"/>
    <w:rsid w:val="0B8DF731"/>
    <w:rsid w:val="0B9EA305"/>
    <w:rsid w:val="0BAA56B2"/>
    <w:rsid w:val="0BB7BFE8"/>
    <w:rsid w:val="0BB8C4FB"/>
    <w:rsid w:val="0BD8ECA6"/>
    <w:rsid w:val="0BDED1AD"/>
    <w:rsid w:val="0BE54FB7"/>
    <w:rsid w:val="0BE8EDA7"/>
    <w:rsid w:val="0BEEA7F8"/>
    <w:rsid w:val="0BF02995"/>
    <w:rsid w:val="0BF0E05A"/>
    <w:rsid w:val="0C077684"/>
    <w:rsid w:val="0C0C5211"/>
    <w:rsid w:val="0C15F8AA"/>
    <w:rsid w:val="0C2194E6"/>
    <w:rsid w:val="0C39451D"/>
    <w:rsid w:val="0C44EC09"/>
    <w:rsid w:val="0C4831C3"/>
    <w:rsid w:val="0C4EB8C3"/>
    <w:rsid w:val="0C5AC960"/>
    <w:rsid w:val="0C5C23DE"/>
    <w:rsid w:val="0C69D011"/>
    <w:rsid w:val="0C6DCE94"/>
    <w:rsid w:val="0C706323"/>
    <w:rsid w:val="0C7410C0"/>
    <w:rsid w:val="0C846A78"/>
    <w:rsid w:val="0C869A5B"/>
    <w:rsid w:val="0C89D685"/>
    <w:rsid w:val="0C8FDD7D"/>
    <w:rsid w:val="0C96D8F1"/>
    <w:rsid w:val="0C9A63E8"/>
    <w:rsid w:val="0CAB5FF8"/>
    <w:rsid w:val="0CAF09FD"/>
    <w:rsid w:val="0CC37DCB"/>
    <w:rsid w:val="0CCA9851"/>
    <w:rsid w:val="0CDC8445"/>
    <w:rsid w:val="0CFCDCE6"/>
    <w:rsid w:val="0D0BCAB3"/>
    <w:rsid w:val="0D178FAB"/>
    <w:rsid w:val="0D249D6E"/>
    <w:rsid w:val="0D2E2946"/>
    <w:rsid w:val="0D39B281"/>
    <w:rsid w:val="0D46BCC5"/>
    <w:rsid w:val="0D46E24E"/>
    <w:rsid w:val="0D47ACD6"/>
    <w:rsid w:val="0D549DFA"/>
    <w:rsid w:val="0D572C86"/>
    <w:rsid w:val="0D5D32A6"/>
    <w:rsid w:val="0D64BDF7"/>
    <w:rsid w:val="0D67A6BA"/>
    <w:rsid w:val="0D6DEA36"/>
    <w:rsid w:val="0D7CFFDA"/>
    <w:rsid w:val="0D91743D"/>
    <w:rsid w:val="0DACA282"/>
    <w:rsid w:val="0DAE56C7"/>
    <w:rsid w:val="0DB43DC9"/>
    <w:rsid w:val="0DB50AAF"/>
    <w:rsid w:val="0DC5EBF9"/>
    <w:rsid w:val="0DD14690"/>
    <w:rsid w:val="0DE5DB6F"/>
    <w:rsid w:val="0DE898A1"/>
    <w:rsid w:val="0DEDC78F"/>
    <w:rsid w:val="0DEFE8D3"/>
    <w:rsid w:val="0DF5CF73"/>
    <w:rsid w:val="0E03D1A0"/>
    <w:rsid w:val="0E20CB34"/>
    <w:rsid w:val="0E220F4A"/>
    <w:rsid w:val="0E45B74F"/>
    <w:rsid w:val="0E471A7A"/>
    <w:rsid w:val="0E4AD54E"/>
    <w:rsid w:val="0E4EC5B8"/>
    <w:rsid w:val="0E5ED5DC"/>
    <w:rsid w:val="0E643530"/>
    <w:rsid w:val="0E657ED8"/>
    <w:rsid w:val="0E71D764"/>
    <w:rsid w:val="0E825AD6"/>
    <w:rsid w:val="0EA1F36F"/>
    <w:rsid w:val="0EB4D033"/>
    <w:rsid w:val="0EB8DD26"/>
    <w:rsid w:val="0EBF3C46"/>
    <w:rsid w:val="0ED5AE4A"/>
    <w:rsid w:val="0EE331D9"/>
    <w:rsid w:val="0EF6C2F3"/>
    <w:rsid w:val="0EFE0F9E"/>
    <w:rsid w:val="0F00B007"/>
    <w:rsid w:val="0F02E985"/>
    <w:rsid w:val="0F03C9F5"/>
    <w:rsid w:val="0F096538"/>
    <w:rsid w:val="0F09FA3B"/>
    <w:rsid w:val="0F0F2BAE"/>
    <w:rsid w:val="0F13348B"/>
    <w:rsid w:val="0F14EC57"/>
    <w:rsid w:val="0F317634"/>
    <w:rsid w:val="0F3C584A"/>
    <w:rsid w:val="0F4B0A15"/>
    <w:rsid w:val="0F560CFE"/>
    <w:rsid w:val="0F649C4B"/>
    <w:rsid w:val="0F64C3C9"/>
    <w:rsid w:val="0F659BD3"/>
    <w:rsid w:val="0F70A040"/>
    <w:rsid w:val="0F7BDB46"/>
    <w:rsid w:val="0F8DC676"/>
    <w:rsid w:val="0F9F8158"/>
    <w:rsid w:val="0FBBBC03"/>
    <w:rsid w:val="0FBF4CF2"/>
    <w:rsid w:val="0FC0ABC2"/>
    <w:rsid w:val="0FC268D4"/>
    <w:rsid w:val="0FC3CCFB"/>
    <w:rsid w:val="0FC9116A"/>
    <w:rsid w:val="0FD03901"/>
    <w:rsid w:val="0FD08CB0"/>
    <w:rsid w:val="0FD5B8F5"/>
    <w:rsid w:val="0FDDE330"/>
    <w:rsid w:val="0FE05C1C"/>
    <w:rsid w:val="0FE1378B"/>
    <w:rsid w:val="0FEA508D"/>
    <w:rsid w:val="1010ACA4"/>
    <w:rsid w:val="1011FC87"/>
    <w:rsid w:val="10259A08"/>
    <w:rsid w:val="1027BF5D"/>
    <w:rsid w:val="10285B00"/>
    <w:rsid w:val="102DCA12"/>
    <w:rsid w:val="10306970"/>
    <w:rsid w:val="1034B483"/>
    <w:rsid w:val="1041C3F2"/>
    <w:rsid w:val="10442760"/>
    <w:rsid w:val="104CBBD2"/>
    <w:rsid w:val="1053DF6A"/>
    <w:rsid w:val="1054087B"/>
    <w:rsid w:val="10631400"/>
    <w:rsid w:val="1067CB80"/>
    <w:rsid w:val="1068FB73"/>
    <w:rsid w:val="1069C576"/>
    <w:rsid w:val="106F5074"/>
    <w:rsid w:val="10733E17"/>
    <w:rsid w:val="107A78D1"/>
    <w:rsid w:val="109000A5"/>
    <w:rsid w:val="109D5530"/>
    <w:rsid w:val="109E7A91"/>
    <w:rsid w:val="10A4ABC7"/>
    <w:rsid w:val="10B22B52"/>
    <w:rsid w:val="10B8053E"/>
    <w:rsid w:val="10BD26EA"/>
    <w:rsid w:val="10BD2B17"/>
    <w:rsid w:val="10D66F8D"/>
    <w:rsid w:val="10DC3578"/>
    <w:rsid w:val="10E6CB9D"/>
    <w:rsid w:val="10EA1375"/>
    <w:rsid w:val="10EB1899"/>
    <w:rsid w:val="10EF4137"/>
    <w:rsid w:val="10EF8E74"/>
    <w:rsid w:val="10FAC735"/>
    <w:rsid w:val="110CDBC4"/>
    <w:rsid w:val="1110F313"/>
    <w:rsid w:val="11160D2B"/>
    <w:rsid w:val="111E4D87"/>
    <w:rsid w:val="111EDC48"/>
    <w:rsid w:val="113C2E87"/>
    <w:rsid w:val="113D9C93"/>
    <w:rsid w:val="114287AD"/>
    <w:rsid w:val="11578C6A"/>
    <w:rsid w:val="116FB85B"/>
    <w:rsid w:val="1171A02E"/>
    <w:rsid w:val="1172786E"/>
    <w:rsid w:val="117B6A96"/>
    <w:rsid w:val="117C9895"/>
    <w:rsid w:val="118B88F2"/>
    <w:rsid w:val="118DA383"/>
    <w:rsid w:val="1196724C"/>
    <w:rsid w:val="11BD4865"/>
    <w:rsid w:val="11C5582C"/>
    <w:rsid w:val="11CF3019"/>
    <w:rsid w:val="11DB38A8"/>
    <w:rsid w:val="1203BF66"/>
    <w:rsid w:val="1217B164"/>
    <w:rsid w:val="122243DC"/>
    <w:rsid w:val="1225F817"/>
    <w:rsid w:val="12296466"/>
    <w:rsid w:val="1231A618"/>
    <w:rsid w:val="12347CF9"/>
    <w:rsid w:val="1237C98C"/>
    <w:rsid w:val="12405957"/>
    <w:rsid w:val="124254AD"/>
    <w:rsid w:val="1249DD52"/>
    <w:rsid w:val="12573122"/>
    <w:rsid w:val="12598B8C"/>
    <w:rsid w:val="1259FF0B"/>
    <w:rsid w:val="125D14FA"/>
    <w:rsid w:val="1278CF23"/>
    <w:rsid w:val="127CC32E"/>
    <w:rsid w:val="12858227"/>
    <w:rsid w:val="12A3C01D"/>
    <w:rsid w:val="12AB0778"/>
    <w:rsid w:val="12AD7D4F"/>
    <w:rsid w:val="12BAAC6F"/>
    <w:rsid w:val="12BAE0AA"/>
    <w:rsid w:val="12BFBFA9"/>
    <w:rsid w:val="12E02328"/>
    <w:rsid w:val="12EE0CD4"/>
    <w:rsid w:val="12F5793F"/>
    <w:rsid w:val="12F6EEBD"/>
    <w:rsid w:val="1309259E"/>
    <w:rsid w:val="13146F7E"/>
    <w:rsid w:val="1319E383"/>
    <w:rsid w:val="131A599B"/>
    <w:rsid w:val="131CC5B7"/>
    <w:rsid w:val="13271EB3"/>
    <w:rsid w:val="132A3A26"/>
    <w:rsid w:val="132E974A"/>
    <w:rsid w:val="13304E33"/>
    <w:rsid w:val="1340AFC6"/>
    <w:rsid w:val="1341E330"/>
    <w:rsid w:val="13464F70"/>
    <w:rsid w:val="134B8C08"/>
    <w:rsid w:val="134BC4F8"/>
    <w:rsid w:val="13544BFC"/>
    <w:rsid w:val="13634501"/>
    <w:rsid w:val="1377A0C4"/>
    <w:rsid w:val="1385A265"/>
    <w:rsid w:val="13B24AFE"/>
    <w:rsid w:val="13CA8693"/>
    <w:rsid w:val="13DA03CF"/>
    <w:rsid w:val="13E570E6"/>
    <w:rsid w:val="13FD8A05"/>
    <w:rsid w:val="1403C926"/>
    <w:rsid w:val="1403ECE0"/>
    <w:rsid w:val="1406B171"/>
    <w:rsid w:val="14278833"/>
    <w:rsid w:val="142A6D87"/>
    <w:rsid w:val="1437446C"/>
    <w:rsid w:val="143B6894"/>
    <w:rsid w:val="1454481B"/>
    <w:rsid w:val="1454D8F3"/>
    <w:rsid w:val="1457727C"/>
    <w:rsid w:val="1457CEC5"/>
    <w:rsid w:val="145B086B"/>
    <w:rsid w:val="1461D59B"/>
    <w:rsid w:val="1461F4D8"/>
    <w:rsid w:val="1475AF2D"/>
    <w:rsid w:val="147E56BE"/>
    <w:rsid w:val="14909689"/>
    <w:rsid w:val="14992387"/>
    <w:rsid w:val="14A17D6B"/>
    <w:rsid w:val="14A44C6B"/>
    <w:rsid w:val="14C31DFD"/>
    <w:rsid w:val="14C330E0"/>
    <w:rsid w:val="14FB66F8"/>
    <w:rsid w:val="14FD516F"/>
    <w:rsid w:val="151160D8"/>
    <w:rsid w:val="1515291B"/>
    <w:rsid w:val="151D0E1A"/>
    <w:rsid w:val="151DBD93"/>
    <w:rsid w:val="151F8AE3"/>
    <w:rsid w:val="1532BFBF"/>
    <w:rsid w:val="1538E6A5"/>
    <w:rsid w:val="154171CA"/>
    <w:rsid w:val="154359C4"/>
    <w:rsid w:val="1550F065"/>
    <w:rsid w:val="15601353"/>
    <w:rsid w:val="1565857B"/>
    <w:rsid w:val="15678E22"/>
    <w:rsid w:val="156911C2"/>
    <w:rsid w:val="1583EA9A"/>
    <w:rsid w:val="158BD562"/>
    <w:rsid w:val="158C4A25"/>
    <w:rsid w:val="15995280"/>
    <w:rsid w:val="159C6EF3"/>
    <w:rsid w:val="15A1F280"/>
    <w:rsid w:val="15A4B3E3"/>
    <w:rsid w:val="15AB81DD"/>
    <w:rsid w:val="15C937F6"/>
    <w:rsid w:val="15CE70E5"/>
    <w:rsid w:val="15CF15AD"/>
    <w:rsid w:val="15D4C6B4"/>
    <w:rsid w:val="15DF6497"/>
    <w:rsid w:val="15E0C97D"/>
    <w:rsid w:val="15E19A9A"/>
    <w:rsid w:val="15E5A7BE"/>
    <w:rsid w:val="15E8420B"/>
    <w:rsid w:val="15EB6182"/>
    <w:rsid w:val="15EE35E7"/>
    <w:rsid w:val="15F0DE19"/>
    <w:rsid w:val="15F83F45"/>
    <w:rsid w:val="15FE1037"/>
    <w:rsid w:val="1615B44A"/>
    <w:rsid w:val="162AF0D0"/>
    <w:rsid w:val="162B7B97"/>
    <w:rsid w:val="163561D3"/>
    <w:rsid w:val="1636A78E"/>
    <w:rsid w:val="164AC2D5"/>
    <w:rsid w:val="164E01FF"/>
    <w:rsid w:val="1653AEE7"/>
    <w:rsid w:val="16584568"/>
    <w:rsid w:val="165E2610"/>
    <w:rsid w:val="1666B1AC"/>
    <w:rsid w:val="16841680"/>
    <w:rsid w:val="16E86D4F"/>
    <w:rsid w:val="16EA74B6"/>
    <w:rsid w:val="16EEEA7D"/>
    <w:rsid w:val="16F0D2B6"/>
    <w:rsid w:val="16F5E58B"/>
    <w:rsid w:val="16F7E866"/>
    <w:rsid w:val="170286F3"/>
    <w:rsid w:val="170492B9"/>
    <w:rsid w:val="17137C73"/>
    <w:rsid w:val="171BAB05"/>
    <w:rsid w:val="1730185A"/>
    <w:rsid w:val="1737A2E2"/>
    <w:rsid w:val="173FF519"/>
    <w:rsid w:val="1743D83D"/>
    <w:rsid w:val="174FAB2F"/>
    <w:rsid w:val="1759E58E"/>
    <w:rsid w:val="17625EF8"/>
    <w:rsid w:val="1762E59A"/>
    <w:rsid w:val="17664059"/>
    <w:rsid w:val="17674EB2"/>
    <w:rsid w:val="176C7DFC"/>
    <w:rsid w:val="176E3721"/>
    <w:rsid w:val="17782EB9"/>
    <w:rsid w:val="1778CE69"/>
    <w:rsid w:val="17894F22"/>
    <w:rsid w:val="17911EF0"/>
    <w:rsid w:val="17A77263"/>
    <w:rsid w:val="17AA601D"/>
    <w:rsid w:val="17C2B682"/>
    <w:rsid w:val="17D7308F"/>
    <w:rsid w:val="17DD6016"/>
    <w:rsid w:val="17E8CD18"/>
    <w:rsid w:val="17FC39AE"/>
    <w:rsid w:val="18073E12"/>
    <w:rsid w:val="18104A84"/>
    <w:rsid w:val="1813D8A6"/>
    <w:rsid w:val="18198C9F"/>
    <w:rsid w:val="1824EF57"/>
    <w:rsid w:val="1825D3D7"/>
    <w:rsid w:val="1825FA1F"/>
    <w:rsid w:val="182E0CDF"/>
    <w:rsid w:val="18314902"/>
    <w:rsid w:val="18424247"/>
    <w:rsid w:val="184874BA"/>
    <w:rsid w:val="184F0DF3"/>
    <w:rsid w:val="1869D183"/>
    <w:rsid w:val="1873B6B3"/>
    <w:rsid w:val="1876B51A"/>
    <w:rsid w:val="187E49AF"/>
    <w:rsid w:val="188321FD"/>
    <w:rsid w:val="188F768F"/>
    <w:rsid w:val="188F908C"/>
    <w:rsid w:val="18CAB05C"/>
    <w:rsid w:val="18E8F748"/>
    <w:rsid w:val="18E91A5E"/>
    <w:rsid w:val="18F6A1A1"/>
    <w:rsid w:val="18FE24A7"/>
    <w:rsid w:val="1900D872"/>
    <w:rsid w:val="1916047F"/>
    <w:rsid w:val="191A70CA"/>
    <w:rsid w:val="191DEC2C"/>
    <w:rsid w:val="192EB2BA"/>
    <w:rsid w:val="1937302B"/>
    <w:rsid w:val="1939C69F"/>
    <w:rsid w:val="19591414"/>
    <w:rsid w:val="196C9346"/>
    <w:rsid w:val="19722C19"/>
    <w:rsid w:val="19726F74"/>
    <w:rsid w:val="19782EF3"/>
    <w:rsid w:val="198440D3"/>
    <w:rsid w:val="19889506"/>
    <w:rsid w:val="198946A9"/>
    <w:rsid w:val="1994B442"/>
    <w:rsid w:val="199D0BDB"/>
    <w:rsid w:val="19A60726"/>
    <w:rsid w:val="19AA46CF"/>
    <w:rsid w:val="19ADD60F"/>
    <w:rsid w:val="19B50BAD"/>
    <w:rsid w:val="19B5DCF5"/>
    <w:rsid w:val="19B6B7BF"/>
    <w:rsid w:val="19BBAB0C"/>
    <w:rsid w:val="19C883AB"/>
    <w:rsid w:val="19D16E4B"/>
    <w:rsid w:val="19D26EE1"/>
    <w:rsid w:val="19D393E4"/>
    <w:rsid w:val="19E4D82F"/>
    <w:rsid w:val="19EE30BB"/>
    <w:rsid w:val="19F8F0D7"/>
    <w:rsid w:val="1A10DBDA"/>
    <w:rsid w:val="1A19F009"/>
    <w:rsid w:val="1A1A069B"/>
    <w:rsid w:val="1A1C1182"/>
    <w:rsid w:val="1A1D3406"/>
    <w:rsid w:val="1A1D6220"/>
    <w:rsid w:val="1A289063"/>
    <w:rsid w:val="1A2F103E"/>
    <w:rsid w:val="1A3D1255"/>
    <w:rsid w:val="1A3FA41E"/>
    <w:rsid w:val="1A44AA9A"/>
    <w:rsid w:val="1A4A6E51"/>
    <w:rsid w:val="1A636E76"/>
    <w:rsid w:val="1A66FFEF"/>
    <w:rsid w:val="1A67305A"/>
    <w:rsid w:val="1A6803BD"/>
    <w:rsid w:val="1A768155"/>
    <w:rsid w:val="1A820419"/>
    <w:rsid w:val="1A951113"/>
    <w:rsid w:val="1AA45FCB"/>
    <w:rsid w:val="1AA69EDE"/>
    <w:rsid w:val="1AB3415D"/>
    <w:rsid w:val="1AC7E284"/>
    <w:rsid w:val="1ACAA710"/>
    <w:rsid w:val="1ACE27EC"/>
    <w:rsid w:val="1AD7C7D8"/>
    <w:rsid w:val="1AE43BA8"/>
    <w:rsid w:val="1AE7AEA4"/>
    <w:rsid w:val="1AF50852"/>
    <w:rsid w:val="1AF54F9A"/>
    <w:rsid w:val="1B1FE2CB"/>
    <w:rsid w:val="1B219116"/>
    <w:rsid w:val="1B2209BB"/>
    <w:rsid w:val="1B2A143B"/>
    <w:rsid w:val="1B3444B2"/>
    <w:rsid w:val="1B40AD63"/>
    <w:rsid w:val="1B432E00"/>
    <w:rsid w:val="1B4A1D85"/>
    <w:rsid w:val="1B4E51BA"/>
    <w:rsid w:val="1B648244"/>
    <w:rsid w:val="1B73C2BD"/>
    <w:rsid w:val="1B751DE7"/>
    <w:rsid w:val="1B76D2BE"/>
    <w:rsid w:val="1B798B3F"/>
    <w:rsid w:val="1B89DEB9"/>
    <w:rsid w:val="1B9206E4"/>
    <w:rsid w:val="1BAA57FE"/>
    <w:rsid w:val="1BBE1040"/>
    <w:rsid w:val="1BC9191C"/>
    <w:rsid w:val="1BC9656E"/>
    <w:rsid w:val="1BCC43CB"/>
    <w:rsid w:val="1BD532E9"/>
    <w:rsid w:val="1BF54B23"/>
    <w:rsid w:val="1C065D77"/>
    <w:rsid w:val="1C1219B6"/>
    <w:rsid w:val="1C12910F"/>
    <w:rsid w:val="1C202D9F"/>
    <w:rsid w:val="1C3B4CB5"/>
    <w:rsid w:val="1C4212E9"/>
    <w:rsid w:val="1C4E8D28"/>
    <w:rsid w:val="1C5D3263"/>
    <w:rsid w:val="1C5E8114"/>
    <w:rsid w:val="1C63FC3A"/>
    <w:rsid w:val="1C66F9DE"/>
    <w:rsid w:val="1C80CC41"/>
    <w:rsid w:val="1C82D96D"/>
    <w:rsid w:val="1C99DA52"/>
    <w:rsid w:val="1CAE4466"/>
    <w:rsid w:val="1CBD333D"/>
    <w:rsid w:val="1CC4A7BD"/>
    <w:rsid w:val="1CC538C2"/>
    <w:rsid w:val="1CD879DA"/>
    <w:rsid w:val="1CE09556"/>
    <w:rsid w:val="1CE1A4BD"/>
    <w:rsid w:val="1CF7271C"/>
    <w:rsid w:val="1CFDC8CF"/>
    <w:rsid w:val="1D01374A"/>
    <w:rsid w:val="1D15A159"/>
    <w:rsid w:val="1D21AC28"/>
    <w:rsid w:val="1D38645B"/>
    <w:rsid w:val="1D3B746C"/>
    <w:rsid w:val="1D4D5959"/>
    <w:rsid w:val="1D53B145"/>
    <w:rsid w:val="1D5D90B2"/>
    <w:rsid w:val="1D5EE04C"/>
    <w:rsid w:val="1D625C6F"/>
    <w:rsid w:val="1D67ABB6"/>
    <w:rsid w:val="1D68D76E"/>
    <w:rsid w:val="1D7AFFF3"/>
    <w:rsid w:val="1D8E2859"/>
    <w:rsid w:val="1D945C9A"/>
    <w:rsid w:val="1D99386A"/>
    <w:rsid w:val="1D9C7EB0"/>
    <w:rsid w:val="1DA38C10"/>
    <w:rsid w:val="1DA41EEB"/>
    <w:rsid w:val="1DABF4CF"/>
    <w:rsid w:val="1DB2A0C9"/>
    <w:rsid w:val="1DB4FFC3"/>
    <w:rsid w:val="1DB9BEA3"/>
    <w:rsid w:val="1DC793F4"/>
    <w:rsid w:val="1DE7088C"/>
    <w:rsid w:val="1DF8DD8E"/>
    <w:rsid w:val="1E01DDD8"/>
    <w:rsid w:val="1E11F97B"/>
    <w:rsid w:val="1E22C6A7"/>
    <w:rsid w:val="1E2F6FBD"/>
    <w:rsid w:val="1E361ECC"/>
    <w:rsid w:val="1E3754F2"/>
    <w:rsid w:val="1E3A4E63"/>
    <w:rsid w:val="1E3CEF9C"/>
    <w:rsid w:val="1E3EA4D5"/>
    <w:rsid w:val="1E45A770"/>
    <w:rsid w:val="1E4C9443"/>
    <w:rsid w:val="1E5AFB9E"/>
    <w:rsid w:val="1E686AA5"/>
    <w:rsid w:val="1E82B78C"/>
    <w:rsid w:val="1E8FC5CD"/>
    <w:rsid w:val="1E933319"/>
    <w:rsid w:val="1E9FDC4B"/>
    <w:rsid w:val="1EAF2708"/>
    <w:rsid w:val="1EC65370"/>
    <w:rsid w:val="1EC7DF09"/>
    <w:rsid w:val="1ECE0E0B"/>
    <w:rsid w:val="1ED6808D"/>
    <w:rsid w:val="1EDE5788"/>
    <w:rsid w:val="1EED6E4C"/>
    <w:rsid w:val="1EF75A87"/>
    <w:rsid w:val="1EFCD243"/>
    <w:rsid w:val="1F099B35"/>
    <w:rsid w:val="1F0BAB9B"/>
    <w:rsid w:val="1F198FEC"/>
    <w:rsid w:val="1F1C8EAC"/>
    <w:rsid w:val="1F1EE12E"/>
    <w:rsid w:val="1F21536C"/>
    <w:rsid w:val="1F3E660A"/>
    <w:rsid w:val="1F47F663"/>
    <w:rsid w:val="1F50ED29"/>
    <w:rsid w:val="1F566DD4"/>
    <w:rsid w:val="1F59DE72"/>
    <w:rsid w:val="1F66DAD0"/>
    <w:rsid w:val="1F6D9735"/>
    <w:rsid w:val="1F718C7F"/>
    <w:rsid w:val="1F902586"/>
    <w:rsid w:val="1F9CF442"/>
    <w:rsid w:val="1FA1A558"/>
    <w:rsid w:val="1FA42BE6"/>
    <w:rsid w:val="1FBDAC52"/>
    <w:rsid w:val="1FC3E9CA"/>
    <w:rsid w:val="1FE090F8"/>
    <w:rsid w:val="1FE330DD"/>
    <w:rsid w:val="1FF9DE6A"/>
    <w:rsid w:val="201AB983"/>
    <w:rsid w:val="201EA74F"/>
    <w:rsid w:val="201F9F15"/>
    <w:rsid w:val="202FB1FB"/>
    <w:rsid w:val="2036E69E"/>
    <w:rsid w:val="2036E97D"/>
    <w:rsid w:val="203BE931"/>
    <w:rsid w:val="203CA040"/>
    <w:rsid w:val="2045F144"/>
    <w:rsid w:val="204A0794"/>
    <w:rsid w:val="204A3B3C"/>
    <w:rsid w:val="205868A0"/>
    <w:rsid w:val="205E90A9"/>
    <w:rsid w:val="2074F139"/>
    <w:rsid w:val="207599F4"/>
    <w:rsid w:val="2078A220"/>
    <w:rsid w:val="20837ADF"/>
    <w:rsid w:val="2083910A"/>
    <w:rsid w:val="2084F342"/>
    <w:rsid w:val="208B0410"/>
    <w:rsid w:val="209651E5"/>
    <w:rsid w:val="209FA4B1"/>
    <w:rsid w:val="20A43F19"/>
    <w:rsid w:val="20A5D165"/>
    <w:rsid w:val="20BDBFFD"/>
    <w:rsid w:val="20BF7D16"/>
    <w:rsid w:val="20CFB23E"/>
    <w:rsid w:val="20E9B3DE"/>
    <w:rsid w:val="20FCC206"/>
    <w:rsid w:val="211FFFBE"/>
    <w:rsid w:val="21286594"/>
    <w:rsid w:val="212B0A97"/>
    <w:rsid w:val="2132F7F3"/>
    <w:rsid w:val="214943D6"/>
    <w:rsid w:val="214AD142"/>
    <w:rsid w:val="2168404E"/>
    <w:rsid w:val="2174E464"/>
    <w:rsid w:val="21759724"/>
    <w:rsid w:val="218878C4"/>
    <w:rsid w:val="2197950E"/>
    <w:rsid w:val="21980972"/>
    <w:rsid w:val="219FC499"/>
    <w:rsid w:val="21A33002"/>
    <w:rsid w:val="21AF29F8"/>
    <w:rsid w:val="21B7DBFE"/>
    <w:rsid w:val="21BA86E1"/>
    <w:rsid w:val="21BB7801"/>
    <w:rsid w:val="21BCE3DE"/>
    <w:rsid w:val="21EA5CF5"/>
    <w:rsid w:val="2204DB30"/>
    <w:rsid w:val="22089ACD"/>
    <w:rsid w:val="220DC3C4"/>
    <w:rsid w:val="22116909"/>
    <w:rsid w:val="2219FB22"/>
    <w:rsid w:val="221AB92B"/>
    <w:rsid w:val="221CF529"/>
    <w:rsid w:val="222248F3"/>
    <w:rsid w:val="222BFEFD"/>
    <w:rsid w:val="22367B20"/>
    <w:rsid w:val="223C1016"/>
    <w:rsid w:val="224AD77A"/>
    <w:rsid w:val="224B8470"/>
    <w:rsid w:val="224E3728"/>
    <w:rsid w:val="226E7021"/>
    <w:rsid w:val="227992E7"/>
    <w:rsid w:val="2279B673"/>
    <w:rsid w:val="2280B646"/>
    <w:rsid w:val="2283C448"/>
    <w:rsid w:val="2288CB7E"/>
    <w:rsid w:val="228A4A33"/>
    <w:rsid w:val="2291D036"/>
    <w:rsid w:val="2298038D"/>
    <w:rsid w:val="22B4419C"/>
    <w:rsid w:val="22B66AFC"/>
    <w:rsid w:val="22C614F5"/>
    <w:rsid w:val="22C6DC7A"/>
    <w:rsid w:val="22CDC4F1"/>
    <w:rsid w:val="22DC69CF"/>
    <w:rsid w:val="22E2E6C0"/>
    <w:rsid w:val="22EB4273"/>
    <w:rsid w:val="22F09B6D"/>
    <w:rsid w:val="22F1BE29"/>
    <w:rsid w:val="2302F910"/>
    <w:rsid w:val="23053055"/>
    <w:rsid w:val="23101809"/>
    <w:rsid w:val="23190C30"/>
    <w:rsid w:val="2324698D"/>
    <w:rsid w:val="2325C1D0"/>
    <w:rsid w:val="23372BD6"/>
    <w:rsid w:val="2357D776"/>
    <w:rsid w:val="2358EC1B"/>
    <w:rsid w:val="236900CF"/>
    <w:rsid w:val="238038F6"/>
    <w:rsid w:val="238C52C7"/>
    <w:rsid w:val="2396D2A7"/>
    <w:rsid w:val="2397C136"/>
    <w:rsid w:val="2398C550"/>
    <w:rsid w:val="239C4B7F"/>
    <w:rsid w:val="239E313C"/>
    <w:rsid w:val="23B1156F"/>
    <w:rsid w:val="23BC6CD0"/>
    <w:rsid w:val="23BFB7A8"/>
    <w:rsid w:val="23C41055"/>
    <w:rsid w:val="23C89B06"/>
    <w:rsid w:val="23E6608E"/>
    <w:rsid w:val="23E7D2CC"/>
    <w:rsid w:val="23EECDF7"/>
    <w:rsid w:val="23FB8CA2"/>
    <w:rsid w:val="2400198C"/>
    <w:rsid w:val="24056DC7"/>
    <w:rsid w:val="240B8E16"/>
    <w:rsid w:val="240D0804"/>
    <w:rsid w:val="241147CB"/>
    <w:rsid w:val="2411B35E"/>
    <w:rsid w:val="241E9446"/>
    <w:rsid w:val="241EDBFB"/>
    <w:rsid w:val="2421A673"/>
    <w:rsid w:val="242AA717"/>
    <w:rsid w:val="242D671F"/>
    <w:rsid w:val="24380453"/>
    <w:rsid w:val="244114ED"/>
    <w:rsid w:val="24488A2B"/>
    <w:rsid w:val="24622C55"/>
    <w:rsid w:val="246B3A3C"/>
    <w:rsid w:val="246B5C96"/>
    <w:rsid w:val="24713194"/>
    <w:rsid w:val="2474DF8A"/>
    <w:rsid w:val="247C0477"/>
    <w:rsid w:val="2480EEA2"/>
    <w:rsid w:val="248122D4"/>
    <w:rsid w:val="249975FA"/>
    <w:rsid w:val="24A41B28"/>
    <w:rsid w:val="24AFEF54"/>
    <w:rsid w:val="24D0C073"/>
    <w:rsid w:val="24DA31B4"/>
    <w:rsid w:val="24E2E0B6"/>
    <w:rsid w:val="250A3E4E"/>
    <w:rsid w:val="250F4CB9"/>
    <w:rsid w:val="25107E18"/>
    <w:rsid w:val="251CF172"/>
    <w:rsid w:val="254256E2"/>
    <w:rsid w:val="25459DA3"/>
    <w:rsid w:val="254E33DB"/>
    <w:rsid w:val="254E9920"/>
    <w:rsid w:val="254ED84B"/>
    <w:rsid w:val="2559663A"/>
    <w:rsid w:val="25652DBF"/>
    <w:rsid w:val="25A7C108"/>
    <w:rsid w:val="25B7D8CF"/>
    <w:rsid w:val="25BE1E86"/>
    <w:rsid w:val="25C4122B"/>
    <w:rsid w:val="25C4C05D"/>
    <w:rsid w:val="25D240E7"/>
    <w:rsid w:val="25E4427B"/>
    <w:rsid w:val="25E8FE50"/>
    <w:rsid w:val="25ED0B19"/>
    <w:rsid w:val="2605F8B0"/>
    <w:rsid w:val="2618B55D"/>
    <w:rsid w:val="2620F11D"/>
    <w:rsid w:val="262DFFA1"/>
    <w:rsid w:val="26323239"/>
    <w:rsid w:val="26323F4B"/>
    <w:rsid w:val="2633352A"/>
    <w:rsid w:val="26394593"/>
    <w:rsid w:val="2646F842"/>
    <w:rsid w:val="26484F72"/>
    <w:rsid w:val="26565E32"/>
    <w:rsid w:val="26694C13"/>
    <w:rsid w:val="268D9A26"/>
    <w:rsid w:val="26B23AE5"/>
    <w:rsid w:val="26BB871C"/>
    <w:rsid w:val="26BF556B"/>
    <w:rsid w:val="26C0B49F"/>
    <w:rsid w:val="26C93FDB"/>
    <w:rsid w:val="26D79266"/>
    <w:rsid w:val="26D9BAB6"/>
    <w:rsid w:val="26DFCCE6"/>
    <w:rsid w:val="26E33D08"/>
    <w:rsid w:val="26E4FA5B"/>
    <w:rsid w:val="26EC62B5"/>
    <w:rsid w:val="26F337F5"/>
    <w:rsid w:val="26F954DF"/>
    <w:rsid w:val="27040D4E"/>
    <w:rsid w:val="270AE25F"/>
    <w:rsid w:val="270CBE00"/>
    <w:rsid w:val="270FC3CE"/>
    <w:rsid w:val="27248D61"/>
    <w:rsid w:val="272710D9"/>
    <w:rsid w:val="272A58BC"/>
    <w:rsid w:val="2748AC29"/>
    <w:rsid w:val="2750E610"/>
    <w:rsid w:val="2770FAB5"/>
    <w:rsid w:val="2771186D"/>
    <w:rsid w:val="277191AC"/>
    <w:rsid w:val="277721CE"/>
    <w:rsid w:val="278955BA"/>
    <w:rsid w:val="278E8329"/>
    <w:rsid w:val="278EE5D3"/>
    <w:rsid w:val="27993DD6"/>
    <w:rsid w:val="279A1913"/>
    <w:rsid w:val="279DAFBD"/>
    <w:rsid w:val="27A3FD87"/>
    <w:rsid w:val="27B71626"/>
    <w:rsid w:val="27B959AC"/>
    <w:rsid w:val="27BE711E"/>
    <w:rsid w:val="27E1BBDD"/>
    <w:rsid w:val="27E31BCD"/>
    <w:rsid w:val="27E9F8E9"/>
    <w:rsid w:val="27F1F52F"/>
    <w:rsid w:val="27FDCF53"/>
    <w:rsid w:val="28117424"/>
    <w:rsid w:val="2815662F"/>
    <w:rsid w:val="28217B1A"/>
    <w:rsid w:val="283B41C0"/>
    <w:rsid w:val="28435F85"/>
    <w:rsid w:val="284ECCA9"/>
    <w:rsid w:val="2850CCB5"/>
    <w:rsid w:val="28622DF4"/>
    <w:rsid w:val="28731A21"/>
    <w:rsid w:val="287646D6"/>
    <w:rsid w:val="288914B3"/>
    <w:rsid w:val="289AEBA1"/>
    <w:rsid w:val="28A78E0A"/>
    <w:rsid w:val="28B15C7A"/>
    <w:rsid w:val="28C0EB5A"/>
    <w:rsid w:val="28C41A02"/>
    <w:rsid w:val="28C5848A"/>
    <w:rsid w:val="28C65739"/>
    <w:rsid w:val="28DEC4D2"/>
    <w:rsid w:val="28F644D5"/>
    <w:rsid w:val="28F7464B"/>
    <w:rsid w:val="28FD0C84"/>
    <w:rsid w:val="290AD495"/>
    <w:rsid w:val="29182340"/>
    <w:rsid w:val="292B3A20"/>
    <w:rsid w:val="293606DF"/>
    <w:rsid w:val="293C6675"/>
    <w:rsid w:val="293C73A7"/>
    <w:rsid w:val="29416118"/>
    <w:rsid w:val="294EBD9A"/>
    <w:rsid w:val="294EFBD0"/>
    <w:rsid w:val="29517BB4"/>
    <w:rsid w:val="2959BC30"/>
    <w:rsid w:val="2962374F"/>
    <w:rsid w:val="296CD3E1"/>
    <w:rsid w:val="297A6C49"/>
    <w:rsid w:val="2981F50A"/>
    <w:rsid w:val="29823551"/>
    <w:rsid w:val="29923DFD"/>
    <w:rsid w:val="2993EEC3"/>
    <w:rsid w:val="2995D66A"/>
    <w:rsid w:val="299A8F91"/>
    <w:rsid w:val="299DE1AA"/>
    <w:rsid w:val="29A391DB"/>
    <w:rsid w:val="29AE3B2B"/>
    <w:rsid w:val="29B29B69"/>
    <w:rsid w:val="29B5703C"/>
    <w:rsid w:val="29B6324D"/>
    <w:rsid w:val="29B8C8B3"/>
    <w:rsid w:val="29BBE30C"/>
    <w:rsid w:val="29D00F1A"/>
    <w:rsid w:val="29D27754"/>
    <w:rsid w:val="29DC46E6"/>
    <w:rsid w:val="29E13EF3"/>
    <w:rsid w:val="29E96CF6"/>
    <w:rsid w:val="29F23B2B"/>
    <w:rsid w:val="2A03C273"/>
    <w:rsid w:val="2A0FA425"/>
    <w:rsid w:val="2A160F88"/>
    <w:rsid w:val="2A25EEDB"/>
    <w:rsid w:val="2A30E0AC"/>
    <w:rsid w:val="2A416AC7"/>
    <w:rsid w:val="2A4FD1CC"/>
    <w:rsid w:val="2A76E818"/>
    <w:rsid w:val="2A9A6CE3"/>
    <w:rsid w:val="2A9E3F2D"/>
    <w:rsid w:val="2AAAB958"/>
    <w:rsid w:val="2AC694B1"/>
    <w:rsid w:val="2AE257EA"/>
    <w:rsid w:val="2AEFA906"/>
    <w:rsid w:val="2B0AB255"/>
    <w:rsid w:val="2B0D4926"/>
    <w:rsid w:val="2B12C33B"/>
    <w:rsid w:val="2B14182C"/>
    <w:rsid w:val="2B22CFC4"/>
    <w:rsid w:val="2B27CB9E"/>
    <w:rsid w:val="2B2B6A89"/>
    <w:rsid w:val="2B3E97EA"/>
    <w:rsid w:val="2B58959E"/>
    <w:rsid w:val="2B6D3855"/>
    <w:rsid w:val="2B76D6D5"/>
    <w:rsid w:val="2B77DCB0"/>
    <w:rsid w:val="2B7EDAB8"/>
    <w:rsid w:val="2B827727"/>
    <w:rsid w:val="2B912704"/>
    <w:rsid w:val="2B925882"/>
    <w:rsid w:val="2B93BE57"/>
    <w:rsid w:val="2B956EC4"/>
    <w:rsid w:val="2BA2E0E1"/>
    <w:rsid w:val="2BB478E7"/>
    <w:rsid w:val="2BB896F0"/>
    <w:rsid w:val="2BC29408"/>
    <w:rsid w:val="2BCECD0F"/>
    <w:rsid w:val="2BDFB2AA"/>
    <w:rsid w:val="2BE2FC3A"/>
    <w:rsid w:val="2BEA1184"/>
    <w:rsid w:val="2BEF539C"/>
    <w:rsid w:val="2BFA5286"/>
    <w:rsid w:val="2C1881C8"/>
    <w:rsid w:val="2C26E6CC"/>
    <w:rsid w:val="2C30344C"/>
    <w:rsid w:val="2C31BBC0"/>
    <w:rsid w:val="2C35245C"/>
    <w:rsid w:val="2C3CE53E"/>
    <w:rsid w:val="2C532378"/>
    <w:rsid w:val="2C70A417"/>
    <w:rsid w:val="2C8BED50"/>
    <w:rsid w:val="2C90C93F"/>
    <w:rsid w:val="2C979EF4"/>
    <w:rsid w:val="2CA4D292"/>
    <w:rsid w:val="2CAAF693"/>
    <w:rsid w:val="2CB83FB5"/>
    <w:rsid w:val="2CBAF5DA"/>
    <w:rsid w:val="2CF51660"/>
    <w:rsid w:val="2CFBF745"/>
    <w:rsid w:val="2D01271B"/>
    <w:rsid w:val="2D080996"/>
    <w:rsid w:val="2D0BC6B7"/>
    <w:rsid w:val="2D11FAA1"/>
    <w:rsid w:val="2D1786AF"/>
    <w:rsid w:val="2D3ECA20"/>
    <w:rsid w:val="2D5C153A"/>
    <w:rsid w:val="2D5CDA26"/>
    <w:rsid w:val="2D697BDA"/>
    <w:rsid w:val="2D6B43AB"/>
    <w:rsid w:val="2D76A7F8"/>
    <w:rsid w:val="2D8824E4"/>
    <w:rsid w:val="2D8AD5CF"/>
    <w:rsid w:val="2D8B30C7"/>
    <w:rsid w:val="2D8FCD3C"/>
    <w:rsid w:val="2D95DD0D"/>
    <w:rsid w:val="2D96FEDB"/>
    <w:rsid w:val="2D9730AD"/>
    <w:rsid w:val="2D9BFE5F"/>
    <w:rsid w:val="2DA6897E"/>
    <w:rsid w:val="2DAFA3CF"/>
    <w:rsid w:val="2DB237A8"/>
    <w:rsid w:val="2DC17C5F"/>
    <w:rsid w:val="2DC8B95D"/>
    <w:rsid w:val="2DCF09AD"/>
    <w:rsid w:val="2DDBC095"/>
    <w:rsid w:val="2DDCA62C"/>
    <w:rsid w:val="2DEC9513"/>
    <w:rsid w:val="2DF02983"/>
    <w:rsid w:val="2E1BDCDD"/>
    <w:rsid w:val="2E369B52"/>
    <w:rsid w:val="2E39FCCA"/>
    <w:rsid w:val="2E4333B6"/>
    <w:rsid w:val="2E47F512"/>
    <w:rsid w:val="2E4D58D7"/>
    <w:rsid w:val="2E4EBAD2"/>
    <w:rsid w:val="2E5EF0ED"/>
    <w:rsid w:val="2E668649"/>
    <w:rsid w:val="2E78F358"/>
    <w:rsid w:val="2E7F22C9"/>
    <w:rsid w:val="2E8AF4B4"/>
    <w:rsid w:val="2E8CED3A"/>
    <w:rsid w:val="2E8D29FC"/>
    <w:rsid w:val="2E902548"/>
    <w:rsid w:val="2E99DB0A"/>
    <w:rsid w:val="2E9AB2E0"/>
    <w:rsid w:val="2EB315AE"/>
    <w:rsid w:val="2EC5A48B"/>
    <w:rsid w:val="2ED88426"/>
    <w:rsid w:val="2EFA0F38"/>
    <w:rsid w:val="2F008B9D"/>
    <w:rsid w:val="2F01DBE9"/>
    <w:rsid w:val="2F04DF90"/>
    <w:rsid w:val="2F349D1A"/>
    <w:rsid w:val="2F499697"/>
    <w:rsid w:val="2F655379"/>
    <w:rsid w:val="2F711023"/>
    <w:rsid w:val="2F76D91D"/>
    <w:rsid w:val="2F7F79F3"/>
    <w:rsid w:val="2F8169E9"/>
    <w:rsid w:val="2F874F12"/>
    <w:rsid w:val="2F8BC1F7"/>
    <w:rsid w:val="2F8D8D8D"/>
    <w:rsid w:val="2FA18FDA"/>
    <w:rsid w:val="2FA4CE54"/>
    <w:rsid w:val="2FCFC97F"/>
    <w:rsid w:val="2FD92781"/>
    <w:rsid w:val="2FF97D25"/>
    <w:rsid w:val="2FFD076D"/>
    <w:rsid w:val="300B30C6"/>
    <w:rsid w:val="300D1074"/>
    <w:rsid w:val="30272614"/>
    <w:rsid w:val="3035F816"/>
    <w:rsid w:val="30367D41"/>
    <w:rsid w:val="303770B3"/>
    <w:rsid w:val="304117FE"/>
    <w:rsid w:val="304F4364"/>
    <w:rsid w:val="305378FE"/>
    <w:rsid w:val="30544EF9"/>
    <w:rsid w:val="305F6355"/>
    <w:rsid w:val="3064AD6C"/>
    <w:rsid w:val="306A6D59"/>
    <w:rsid w:val="30712D0B"/>
    <w:rsid w:val="3078EF2C"/>
    <w:rsid w:val="307F7791"/>
    <w:rsid w:val="30857C96"/>
    <w:rsid w:val="30A4C43E"/>
    <w:rsid w:val="30C27AB7"/>
    <w:rsid w:val="30D10E09"/>
    <w:rsid w:val="30E159D7"/>
    <w:rsid w:val="30EB88FF"/>
    <w:rsid w:val="30FF09AB"/>
    <w:rsid w:val="311C2F2C"/>
    <w:rsid w:val="31222948"/>
    <w:rsid w:val="3125C799"/>
    <w:rsid w:val="312C6637"/>
    <w:rsid w:val="313B2604"/>
    <w:rsid w:val="31439FE0"/>
    <w:rsid w:val="31465E39"/>
    <w:rsid w:val="316100D0"/>
    <w:rsid w:val="3162E81F"/>
    <w:rsid w:val="3166EEC8"/>
    <w:rsid w:val="3167A0B4"/>
    <w:rsid w:val="317195B8"/>
    <w:rsid w:val="31767EEB"/>
    <w:rsid w:val="31868342"/>
    <w:rsid w:val="3192A3AE"/>
    <w:rsid w:val="31945403"/>
    <w:rsid w:val="31949389"/>
    <w:rsid w:val="319B86EC"/>
    <w:rsid w:val="31B8471F"/>
    <w:rsid w:val="31BD6139"/>
    <w:rsid w:val="31C2B0B7"/>
    <w:rsid w:val="31C5CA35"/>
    <w:rsid w:val="31D89B08"/>
    <w:rsid w:val="31DE0A43"/>
    <w:rsid w:val="320C53FC"/>
    <w:rsid w:val="320ECC06"/>
    <w:rsid w:val="322E24F9"/>
    <w:rsid w:val="32367505"/>
    <w:rsid w:val="323A1204"/>
    <w:rsid w:val="32429CD8"/>
    <w:rsid w:val="3252C4EA"/>
    <w:rsid w:val="325B08BD"/>
    <w:rsid w:val="325B2F69"/>
    <w:rsid w:val="3262A198"/>
    <w:rsid w:val="3262FAA4"/>
    <w:rsid w:val="3265230D"/>
    <w:rsid w:val="327309F2"/>
    <w:rsid w:val="3277FCD9"/>
    <w:rsid w:val="328F148B"/>
    <w:rsid w:val="3291986D"/>
    <w:rsid w:val="329C98CB"/>
    <w:rsid w:val="32A043EC"/>
    <w:rsid w:val="32A84D58"/>
    <w:rsid w:val="32A9979F"/>
    <w:rsid w:val="32AB925C"/>
    <w:rsid w:val="32B6D45B"/>
    <w:rsid w:val="32B9BECB"/>
    <w:rsid w:val="32BC4A62"/>
    <w:rsid w:val="32C78D01"/>
    <w:rsid w:val="32E3A52E"/>
    <w:rsid w:val="32E7D208"/>
    <w:rsid w:val="32EF8557"/>
    <w:rsid w:val="32F6590D"/>
    <w:rsid w:val="32F7AFA3"/>
    <w:rsid w:val="32FB2C93"/>
    <w:rsid w:val="33058395"/>
    <w:rsid w:val="330B5C38"/>
    <w:rsid w:val="330D8289"/>
    <w:rsid w:val="3312D166"/>
    <w:rsid w:val="3313ECDC"/>
    <w:rsid w:val="331DBDC8"/>
    <w:rsid w:val="33284358"/>
    <w:rsid w:val="332DC757"/>
    <w:rsid w:val="3331CD03"/>
    <w:rsid w:val="3336D257"/>
    <w:rsid w:val="3360E7A5"/>
    <w:rsid w:val="336E8194"/>
    <w:rsid w:val="336EA0F7"/>
    <w:rsid w:val="33776CE1"/>
    <w:rsid w:val="337A70CE"/>
    <w:rsid w:val="33828D3E"/>
    <w:rsid w:val="3383BFBB"/>
    <w:rsid w:val="338D8969"/>
    <w:rsid w:val="3396E747"/>
    <w:rsid w:val="33AC85A6"/>
    <w:rsid w:val="33B036F3"/>
    <w:rsid w:val="33B11E8D"/>
    <w:rsid w:val="33DBAFD8"/>
    <w:rsid w:val="33DD4917"/>
    <w:rsid w:val="33F83F3F"/>
    <w:rsid w:val="3405ED36"/>
    <w:rsid w:val="34091851"/>
    <w:rsid w:val="340E4E79"/>
    <w:rsid w:val="3419DF2B"/>
    <w:rsid w:val="343E2037"/>
    <w:rsid w:val="3456A7BB"/>
    <w:rsid w:val="3459719D"/>
    <w:rsid w:val="345B22A4"/>
    <w:rsid w:val="345E875D"/>
    <w:rsid w:val="346EFB94"/>
    <w:rsid w:val="34734A10"/>
    <w:rsid w:val="3476D59D"/>
    <w:rsid w:val="347BF354"/>
    <w:rsid w:val="348E0F3A"/>
    <w:rsid w:val="34904EBA"/>
    <w:rsid w:val="34A70ED0"/>
    <w:rsid w:val="34B9D445"/>
    <w:rsid w:val="34C3EC72"/>
    <w:rsid w:val="34D1E527"/>
    <w:rsid w:val="34D271D1"/>
    <w:rsid w:val="34D585B1"/>
    <w:rsid w:val="34D93A36"/>
    <w:rsid w:val="34D97534"/>
    <w:rsid w:val="34E6912E"/>
    <w:rsid w:val="34EBDECE"/>
    <w:rsid w:val="34ED44C3"/>
    <w:rsid w:val="34F01C7C"/>
    <w:rsid w:val="34F081ED"/>
    <w:rsid w:val="34F5045E"/>
    <w:rsid w:val="34FD9F1E"/>
    <w:rsid w:val="34FEA2EE"/>
    <w:rsid w:val="351017A6"/>
    <w:rsid w:val="35273D13"/>
    <w:rsid w:val="352D2B20"/>
    <w:rsid w:val="353445B1"/>
    <w:rsid w:val="353C2D52"/>
    <w:rsid w:val="354606FF"/>
    <w:rsid w:val="3550B5C5"/>
    <w:rsid w:val="355FB709"/>
    <w:rsid w:val="3562A70A"/>
    <w:rsid w:val="3562C4BE"/>
    <w:rsid w:val="356FB5EF"/>
    <w:rsid w:val="357A143E"/>
    <w:rsid w:val="357A6141"/>
    <w:rsid w:val="3580A07A"/>
    <w:rsid w:val="358D1240"/>
    <w:rsid w:val="358FC6DE"/>
    <w:rsid w:val="359C0478"/>
    <w:rsid w:val="35B199D2"/>
    <w:rsid w:val="35B1DE8A"/>
    <w:rsid w:val="35BAEF7F"/>
    <w:rsid w:val="35DC8D51"/>
    <w:rsid w:val="35E394DB"/>
    <w:rsid w:val="35FBEDDE"/>
    <w:rsid w:val="35FFFA83"/>
    <w:rsid w:val="36055B36"/>
    <w:rsid w:val="361C22E9"/>
    <w:rsid w:val="361F4539"/>
    <w:rsid w:val="3623FB35"/>
    <w:rsid w:val="362D6CC2"/>
    <w:rsid w:val="363E5A60"/>
    <w:rsid w:val="363F175E"/>
    <w:rsid w:val="364DA5FC"/>
    <w:rsid w:val="36525278"/>
    <w:rsid w:val="366A99F3"/>
    <w:rsid w:val="366ADD3E"/>
    <w:rsid w:val="368220EE"/>
    <w:rsid w:val="368D212C"/>
    <w:rsid w:val="3698A9AF"/>
    <w:rsid w:val="36AC80D9"/>
    <w:rsid w:val="36AF5865"/>
    <w:rsid w:val="36B3F68C"/>
    <w:rsid w:val="36B78C90"/>
    <w:rsid w:val="36CD6F4E"/>
    <w:rsid w:val="36D672DF"/>
    <w:rsid w:val="36DA2F9E"/>
    <w:rsid w:val="36DFD8B0"/>
    <w:rsid w:val="36EC8C49"/>
    <w:rsid w:val="36F6D36B"/>
    <w:rsid w:val="37042DB2"/>
    <w:rsid w:val="37045B2D"/>
    <w:rsid w:val="370F8DD1"/>
    <w:rsid w:val="37165B3A"/>
    <w:rsid w:val="3736A6B1"/>
    <w:rsid w:val="37402AE0"/>
    <w:rsid w:val="375581F0"/>
    <w:rsid w:val="37579D18"/>
    <w:rsid w:val="377B4F52"/>
    <w:rsid w:val="378C4980"/>
    <w:rsid w:val="379604F6"/>
    <w:rsid w:val="379F4997"/>
    <w:rsid w:val="37A5B3C6"/>
    <w:rsid w:val="37AA6A7D"/>
    <w:rsid w:val="37B469D7"/>
    <w:rsid w:val="37C204C0"/>
    <w:rsid w:val="37CF2230"/>
    <w:rsid w:val="37D1CEAA"/>
    <w:rsid w:val="37D349CB"/>
    <w:rsid w:val="37D7B98F"/>
    <w:rsid w:val="37D8A614"/>
    <w:rsid w:val="37DF4C86"/>
    <w:rsid w:val="37ED3A2D"/>
    <w:rsid w:val="37EF8ECC"/>
    <w:rsid w:val="37F87BFC"/>
    <w:rsid w:val="380F9FA0"/>
    <w:rsid w:val="381AFB27"/>
    <w:rsid w:val="381C7C0E"/>
    <w:rsid w:val="3830B690"/>
    <w:rsid w:val="3834B395"/>
    <w:rsid w:val="38480CE8"/>
    <w:rsid w:val="38592402"/>
    <w:rsid w:val="385A2C8E"/>
    <w:rsid w:val="38613EAC"/>
    <w:rsid w:val="386D5491"/>
    <w:rsid w:val="3878A6B2"/>
    <w:rsid w:val="38928452"/>
    <w:rsid w:val="389E7FDE"/>
    <w:rsid w:val="38A9A612"/>
    <w:rsid w:val="38AF1B1B"/>
    <w:rsid w:val="38CBCAC6"/>
    <w:rsid w:val="38D12DA0"/>
    <w:rsid w:val="38DC425A"/>
    <w:rsid w:val="38F70BA7"/>
    <w:rsid w:val="3904D559"/>
    <w:rsid w:val="391E3E0D"/>
    <w:rsid w:val="3933E83F"/>
    <w:rsid w:val="393590ED"/>
    <w:rsid w:val="3946C055"/>
    <w:rsid w:val="39480EB3"/>
    <w:rsid w:val="395ED37A"/>
    <w:rsid w:val="396CE8DF"/>
    <w:rsid w:val="3973DFB0"/>
    <w:rsid w:val="397E0246"/>
    <w:rsid w:val="39850CE0"/>
    <w:rsid w:val="398537EF"/>
    <w:rsid w:val="398662F8"/>
    <w:rsid w:val="399D788B"/>
    <w:rsid w:val="399E333E"/>
    <w:rsid w:val="39A01FEB"/>
    <w:rsid w:val="39A5BE84"/>
    <w:rsid w:val="39A9E3F3"/>
    <w:rsid w:val="39AAB78A"/>
    <w:rsid w:val="39B21671"/>
    <w:rsid w:val="39B49148"/>
    <w:rsid w:val="39C1E9ED"/>
    <w:rsid w:val="39D3B516"/>
    <w:rsid w:val="39DE1BCF"/>
    <w:rsid w:val="39E73675"/>
    <w:rsid w:val="39EFE881"/>
    <w:rsid w:val="39F5571C"/>
    <w:rsid w:val="3A0143FF"/>
    <w:rsid w:val="3A07761D"/>
    <w:rsid w:val="3A17FF0E"/>
    <w:rsid w:val="3A190531"/>
    <w:rsid w:val="3A1C49C4"/>
    <w:rsid w:val="3A1FD516"/>
    <w:rsid w:val="3A24FC8B"/>
    <w:rsid w:val="3A25C9BA"/>
    <w:rsid w:val="3A2B57E3"/>
    <w:rsid w:val="3A36CE76"/>
    <w:rsid w:val="3A377B9F"/>
    <w:rsid w:val="3A4509C1"/>
    <w:rsid w:val="3A4B7907"/>
    <w:rsid w:val="3A50E73C"/>
    <w:rsid w:val="3A86EBB3"/>
    <w:rsid w:val="3A89B1DD"/>
    <w:rsid w:val="3A89DE81"/>
    <w:rsid w:val="3A8F9A3D"/>
    <w:rsid w:val="3A9A611E"/>
    <w:rsid w:val="3AB08A79"/>
    <w:rsid w:val="3AC5DD48"/>
    <w:rsid w:val="3AC74489"/>
    <w:rsid w:val="3ACC8703"/>
    <w:rsid w:val="3AE52B7A"/>
    <w:rsid w:val="3AE90D26"/>
    <w:rsid w:val="3AF1419B"/>
    <w:rsid w:val="3AFEF761"/>
    <w:rsid w:val="3AFF6242"/>
    <w:rsid w:val="3AFFBC79"/>
    <w:rsid w:val="3AFFC51E"/>
    <w:rsid w:val="3B02B865"/>
    <w:rsid w:val="3B02D835"/>
    <w:rsid w:val="3B0A050E"/>
    <w:rsid w:val="3B0B9257"/>
    <w:rsid w:val="3B0E20D0"/>
    <w:rsid w:val="3B18CAC3"/>
    <w:rsid w:val="3B1BCC70"/>
    <w:rsid w:val="3B2865D7"/>
    <w:rsid w:val="3B3641C1"/>
    <w:rsid w:val="3B36D9F6"/>
    <w:rsid w:val="3B41083F"/>
    <w:rsid w:val="3B43F04E"/>
    <w:rsid w:val="3B4D2BBD"/>
    <w:rsid w:val="3B54E0B0"/>
    <w:rsid w:val="3B666DC3"/>
    <w:rsid w:val="3B6D2B2D"/>
    <w:rsid w:val="3B6D6587"/>
    <w:rsid w:val="3B940B82"/>
    <w:rsid w:val="3BA669B3"/>
    <w:rsid w:val="3BDE9BBC"/>
    <w:rsid w:val="3BF11806"/>
    <w:rsid w:val="3BF379FE"/>
    <w:rsid w:val="3BFB4E15"/>
    <w:rsid w:val="3BFF4909"/>
    <w:rsid w:val="3BFFD314"/>
    <w:rsid w:val="3C3A9FFE"/>
    <w:rsid w:val="3C4D395B"/>
    <w:rsid w:val="3C5F6526"/>
    <w:rsid w:val="3C78B435"/>
    <w:rsid w:val="3C8858A6"/>
    <w:rsid w:val="3CAF0D6B"/>
    <w:rsid w:val="3CCE198B"/>
    <w:rsid w:val="3CDBFC63"/>
    <w:rsid w:val="3CE5FF71"/>
    <w:rsid w:val="3CF5EB2E"/>
    <w:rsid w:val="3CFECD4F"/>
    <w:rsid w:val="3D31F820"/>
    <w:rsid w:val="3D34FAFA"/>
    <w:rsid w:val="3D4D6191"/>
    <w:rsid w:val="3D5E5C91"/>
    <w:rsid w:val="3D6180EC"/>
    <w:rsid w:val="3D6465CD"/>
    <w:rsid w:val="3D6A5F60"/>
    <w:rsid w:val="3D6AB3F2"/>
    <w:rsid w:val="3D6EB6D3"/>
    <w:rsid w:val="3D759AC3"/>
    <w:rsid w:val="3D7A3706"/>
    <w:rsid w:val="3D7B8F17"/>
    <w:rsid w:val="3D8A2A73"/>
    <w:rsid w:val="3D97DDBF"/>
    <w:rsid w:val="3D9FDAC4"/>
    <w:rsid w:val="3DAD0608"/>
    <w:rsid w:val="3DC3BE3C"/>
    <w:rsid w:val="3DCD585E"/>
    <w:rsid w:val="3DDBF1F7"/>
    <w:rsid w:val="3DDDB68E"/>
    <w:rsid w:val="3DEC996E"/>
    <w:rsid w:val="3DECDC3D"/>
    <w:rsid w:val="3DF69A54"/>
    <w:rsid w:val="3DF9E504"/>
    <w:rsid w:val="3DFC1099"/>
    <w:rsid w:val="3E074B56"/>
    <w:rsid w:val="3E09202A"/>
    <w:rsid w:val="3E0AC8F1"/>
    <w:rsid w:val="3E1066EB"/>
    <w:rsid w:val="3E10FCC4"/>
    <w:rsid w:val="3E131863"/>
    <w:rsid w:val="3E1CB251"/>
    <w:rsid w:val="3E34B941"/>
    <w:rsid w:val="3E438E64"/>
    <w:rsid w:val="3E4603D7"/>
    <w:rsid w:val="3E4671D3"/>
    <w:rsid w:val="3E4EEF38"/>
    <w:rsid w:val="3E6D8A57"/>
    <w:rsid w:val="3E6FBB9D"/>
    <w:rsid w:val="3E761688"/>
    <w:rsid w:val="3E783F33"/>
    <w:rsid w:val="3E8DD832"/>
    <w:rsid w:val="3E900891"/>
    <w:rsid w:val="3E946DA5"/>
    <w:rsid w:val="3E9E5AFC"/>
    <w:rsid w:val="3EACEC73"/>
    <w:rsid w:val="3EB250A5"/>
    <w:rsid w:val="3EF02845"/>
    <w:rsid w:val="3EFAA48E"/>
    <w:rsid w:val="3F03F432"/>
    <w:rsid w:val="3F082B00"/>
    <w:rsid w:val="3F088E1C"/>
    <w:rsid w:val="3F0AB01A"/>
    <w:rsid w:val="3F0B0818"/>
    <w:rsid w:val="3F11F41C"/>
    <w:rsid w:val="3F12ED73"/>
    <w:rsid w:val="3F1E4087"/>
    <w:rsid w:val="3F213532"/>
    <w:rsid w:val="3F2D7D0D"/>
    <w:rsid w:val="3F2DD244"/>
    <w:rsid w:val="3F408DF5"/>
    <w:rsid w:val="3F464B6F"/>
    <w:rsid w:val="3F47FAD3"/>
    <w:rsid w:val="3F5119DB"/>
    <w:rsid w:val="3F6DC6D0"/>
    <w:rsid w:val="3F78A559"/>
    <w:rsid w:val="3F7E7588"/>
    <w:rsid w:val="3F7FC13F"/>
    <w:rsid w:val="3F875487"/>
    <w:rsid w:val="3F8D0AA5"/>
    <w:rsid w:val="3F95F0B3"/>
    <w:rsid w:val="3FA7D994"/>
    <w:rsid w:val="3FAF4E6E"/>
    <w:rsid w:val="3FAFEFAE"/>
    <w:rsid w:val="3FB76081"/>
    <w:rsid w:val="3FB7E8EC"/>
    <w:rsid w:val="3FBFADEB"/>
    <w:rsid w:val="3FBFC79C"/>
    <w:rsid w:val="3FC0321E"/>
    <w:rsid w:val="3FC19B47"/>
    <w:rsid w:val="3FC8F837"/>
    <w:rsid w:val="3FCEA101"/>
    <w:rsid w:val="3FD70882"/>
    <w:rsid w:val="3FE10F28"/>
    <w:rsid w:val="3FE58CCE"/>
    <w:rsid w:val="3FEBD756"/>
    <w:rsid w:val="3FF1381E"/>
    <w:rsid w:val="3FF29ED6"/>
    <w:rsid w:val="3FF2DC58"/>
    <w:rsid w:val="3FF85D8F"/>
    <w:rsid w:val="400A25AF"/>
    <w:rsid w:val="4014571D"/>
    <w:rsid w:val="4016585B"/>
    <w:rsid w:val="401967E3"/>
    <w:rsid w:val="402566DF"/>
    <w:rsid w:val="403D6B40"/>
    <w:rsid w:val="4045104F"/>
    <w:rsid w:val="404582D2"/>
    <w:rsid w:val="404DE7D7"/>
    <w:rsid w:val="404F1C90"/>
    <w:rsid w:val="404F755A"/>
    <w:rsid w:val="40741BA8"/>
    <w:rsid w:val="407C7623"/>
    <w:rsid w:val="408CAE18"/>
    <w:rsid w:val="40A8213A"/>
    <w:rsid w:val="40B8F31C"/>
    <w:rsid w:val="40B9004E"/>
    <w:rsid w:val="40C708EF"/>
    <w:rsid w:val="40D757D4"/>
    <w:rsid w:val="40D85A97"/>
    <w:rsid w:val="40DB605A"/>
    <w:rsid w:val="40DDFED3"/>
    <w:rsid w:val="40E46678"/>
    <w:rsid w:val="40E86330"/>
    <w:rsid w:val="40E87CBD"/>
    <w:rsid w:val="40E8A4FF"/>
    <w:rsid w:val="40F01EED"/>
    <w:rsid w:val="40FD3253"/>
    <w:rsid w:val="411522E9"/>
    <w:rsid w:val="41260E62"/>
    <w:rsid w:val="412AF02B"/>
    <w:rsid w:val="412AFAB3"/>
    <w:rsid w:val="4148062C"/>
    <w:rsid w:val="4158B872"/>
    <w:rsid w:val="415F2FEB"/>
    <w:rsid w:val="41675BB0"/>
    <w:rsid w:val="416B4C35"/>
    <w:rsid w:val="418A0DB3"/>
    <w:rsid w:val="4199954E"/>
    <w:rsid w:val="41A7F817"/>
    <w:rsid w:val="41AF88FA"/>
    <w:rsid w:val="41B59F2C"/>
    <w:rsid w:val="41C590C9"/>
    <w:rsid w:val="41D26F57"/>
    <w:rsid w:val="41DECEF8"/>
    <w:rsid w:val="41F42C96"/>
    <w:rsid w:val="41F7C8F6"/>
    <w:rsid w:val="41FFD7BC"/>
    <w:rsid w:val="4205E587"/>
    <w:rsid w:val="421144FA"/>
    <w:rsid w:val="4216B3FD"/>
    <w:rsid w:val="4219A18D"/>
    <w:rsid w:val="42298AB6"/>
    <w:rsid w:val="423E2A14"/>
    <w:rsid w:val="423EB520"/>
    <w:rsid w:val="4252C64E"/>
    <w:rsid w:val="4253243A"/>
    <w:rsid w:val="425DD890"/>
    <w:rsid w:val="4261EE3C"/>
    <w:rsid w:val="427B50F8"/>
    <w:rsid w:val="42835CA3"/>
    <w:rsid w:val="42A51A97"/>
    <w:rsid w:val="42A9C921"/>
    <w:rsid w:val="42BC9492"/>
    <w:rsid w:val="42C01173"/>
    <w:rsid w:val="42CD72FE"/>
    <w:rsid w:val="430DCC49"/>
    <w:rsid w:val="43290FEA"/>
    <w:rsid w:val="43353C58"/>
    <w:rsid w:val="433620E9"/>
    <w:rsid w:val="434FB18E"/>
    <w:rsid w:val="4367ADCA"/>
    <w:rsid w:val="437A9B1D"/>
    <w:rsid w:val="4380A85B"/>
    <w:rsid w:val="438F6568"/>
    <w:rsid w:val="439FEFA3"/>
    <w:rsid w:val="43A90CB2"/>
    <w:rsid w:val="43AAD5B7"/>
    <w:rsid w:val="43AFB5F8"/>
    <w:rsid w:val="43B1DF27"/>
    <w:rsid w:val="43B839B6"/>
    <w:rsid w:val="43CAB7E1"/>
    <w:rsid w:val="43CFCBE8"/>
    <w:rsid w:val="43DA6DB7"/>
    <w:rsid w:val="43DFEDAD"/>
    <w:rsid w:val="43E055A5"/>
    <w:rsid w:val="43E0E13D"/>
    <w:rsid w:val="43E9DE15"/>
    <w:rsid w:val="43F269F1"/>
    <w:rsid w:val="43F3FC04"/>
    <w:rsid w:val="43FEA18E"/>
    <w:rsid w:val="4402D165"/>
    <w:rsid w:val="4409D107"/>
    <w:rsid w:val="441A6C6C"/>
    <w:rsid w:val="441CBDB5"/>
    <w:rsid w:val="441F852E"/>
    <w:rsid w:val="44319EE6"/>
    <w:rsid w:val="443D722D"/>
    <w:rsid w:val="443DEED2"/>
    <w:rsid w:val="4448D35E"/>
    <w:rsid w:val="444FF93E"/>
    <w:rsid w:val="44532A09"/>
    <w:rsid w:val="445448B1"/>
    <w:rsid w:val="446C67EA"/>
    <w:rsid w:val="448D6D0C"/>
    <w:rsid w:val="44915E42"/>
    <w:rsid w:val="44942C34"/>
    <w:rsid w:val="44B2CF12"/>
    <w:rsid w:val="44B3681E"/>
    <w:rsid w:val="44BA80B5"/>
    <w:rsid w:val="44BB6C6E"/>
    <w:rsid w:val="44C64462"/>
    <w:rsid w:val="44DBEC1A"/>
    <w:rsid w:val="44DE87CA"/>
    <w:rsid w:val="44E2319C"/>
    <w:rsid w:val="44E73C8D"/>
    <w:rsid w:val="44F72F5D"/>
    <w:rsid w:val="451106DC"/>
    <w:rsid w:val="451F8AF6"/>
    <w:rsid w:val="452063EE"/>
    <w:rsid w:val="45290AE9"/>
    <w:rsid w:val="4542EB05"/>
    <w:rsid w:val="454FA146"/>
    <w:rsid w:val="455DC968"/>
    <w:rsid w:val="455DEA8A"/>
    <w:rsid w:val="45725AD4"/>
    <w:rsid w:val="457D1762"/>
    <w:rsid w:val="458C409A"/>
    <w:rsid w:val="458E185B"/>
    <w:rsid w:val="459BC43C"/>
    <w:rsid w:val="45B6603A"/>
    <w:rsid w:val="45BD6154"/>
    <w:rsid w:val="45C4DECA"/>
    <w:rsid w:val="45E37CE6"/>
    <w:rsid w:val="45E58049"/>
    <w:rsid w:val="45EB0F5E"/>
    <w:rsid w:val="45EE126F"/>
    <w:rsid w:val="45F6993F"/>
    <w:rsid w:val="45F956A7"/>
    <w:rsid w:val="46018818"/>
    <w:rsid w:val="46022A35"/>
    <w:rsid w:val="460FF3F5"/>
    <w:rsid w:val="4619F722"/>
    <w:rsid w:val="461CCDDD"/>
    <w:rsid w:val="462BC9C7"/>
    <w:rsid w:val="464BDC79"/>
    <w:rsid w:val="464FC013"/>
    <w:rsid w:val="4669545A"/>
    <w:rsid w:val="467A511D"/>
    <w:rsid w:val="467C39B9"/>
    <w:rsid w:val="46861D05"/>
    <w:rsid w:val="46920ECE"/>
    <w:rsid w:val="469D03BA"/>
    <w:rsid w:val="46A683C4"/>
    <w:rsid w:val="46B3ACF5"/>
    <w:rsid w:val="46BC731A"/>
    <w:rsid w:val="46BF21DD"/>
    <w:rsid w:val="46BF4575"/>
    <w:rsid w:val="46C02085"/>
    <w:rsid w:val="46CD3A27"/>
    <w:rsid w:val="46D63846"/>
    <w:rsid w:val="46D8C60F"/>
    <w:rsid w:val="46E33050"/>
    <w:rsid w:val="46E84517"/>
    <w:rsid w:val="46FCEB86"/>
    <w:rsid w:val="470C00C5"/>
    <w:rsid w:val="470CAFC9"/>
    <w:rsid w:val="4719770F"/>
    <w:rsid w:val="471C25F8"/>
    <w:rsid w:val="4721C3EE"/>
    <w:rsid w:val="472B16E9"/>
    <w:rsid w:val="47313C87"/>
    <w:rsid w:val="47320E7D"/>
    <w:rsid w:val="473FD2A1"/>
    <w:rsid w:val="474157BF"/>
    <w:rsid w:val="4746BB6C"/>
    <w:rsid w:val="4751A2ED"/>
    <w:rsid w:val="47542E45"/>
    <w:rsid w:val="47571061"/>
    <w:rsid w:val="47663B48"/>
    <w:rsid w:val="476B2116"/>
    <w:rsid w:val="47718573"/>
    <w:rsid w:val="478030CD"/>
    <w:rsid w:val="47826AE5"/>
    <w:rsid w:val="479B3ED8"/>
    <w:rsid w:val="47CC215E"/>
    <w:rsid w:val="47CFDEA2"/>
    <w:rsid w:val="47D03F7E"/>
    <w:rsid w:val="47DF2E0B"/>
    <w:rsid w:val="47EA9248"/>
    <w:rsid w:val="480232B3"/>
    <w:rsid w:val="48169842"/>
    <w:rsid w:val="48179785"/>
    <w:rsid w:val="48209BD3"/>
    <w:rsid w:val="4822CC9E"/>
    <w:rsid w:val="48501089"/>
    <w:rsid w:val="4858B341"/>
    <w:rsid w:val="48686F31"/>
    <w:rsid w:val="4868EC2F"/>
    <w:rsid w:val="487E4218"/>
    <w:rsid w:val="4882E47E"/>
    <w:rsid w:val="48842999"/>
    <w:rsid w:val="488E0036"/>
    <w:rsid w:val="489E879A"/>
    <w:rsid w:val="489F880A"/>
    <w:rsid w:val="48AB43CD"/>
    <w:rsid w:val="48AFA8A7"/>
    <w:rsid w:val="48BA75C2"/>
    <w:rsid w:val="48BDD1AF"/>
    <w:rsid w:val="48C8546E"/>
    <w:rsid w:val="48E46FF9"/>
    <w:rsid w:val="48F296A2"/>
    <w:rsid w:val="48F2B04D"/>
    <w:rsid w:val="48F40B88"/>
    <w:rsid w:val="4901F276"/>
    <w:rsid w:val="492333AE"/>
    <w:rsid w:val="492F446D"/>
    <w:rsid w:val="49373186"/>
    <w:rsid w:val="4941D512"/>
    <w:rsid w:val="495BB322"/>
    <w:rsid w:val="495D64A9"/>
    <w:rsid w:val="4963DA64"/>
    <w:rsid w:val="4965B5D6"/>
    <w:rsid w:val="497AAD90"/>
    <w:rsid w:val="497EEF7B"/>
    <w:rsid w:val="498B521A"/>
    <w:rsid w:val="49965634"/>
    <w:rsid w:val="4998E86B"/>
    <w:rsid w:val="499FB26E"/>
    <w:rsid w:val="49A91E94"/>
    <w:rsid w:val="49C38DFD"/>
    <w:rsid w:val="49D74283"/>
    <w:rsid w:val="49DB5948"/>
    <w:rsid w:val="49E0235F"/>
    <w:rsid w:val="49E31C64"/>
    <w:rsid w:val="49E64AAC"/>
    <w:rsid w:val="49E943BC"/>
    <w:rsid w:val="49F736A2"/>
    <w:rsid w:val="4A0353D7"/>
    <w:rsid w:val="4A17D0A7"/>
    <w:rsid w:val="4A1D8EAB"/>
    <w:rsid w:val="4A2F6F3F"/>
    <w:rsid w:val="4A312779"/>
    <w:rsid w:val="4A365A19"/>
    <w:rsid w:val="4A38DABB"/>
    <w:rsid w:val="4A40C574"/>
    <w:rsid w:val="4A4A8473"/>
    <w:rsid w:val="4A543AD4"/>
    <w:rsid w:val="4A5C0FBA"/>
    <w:rsid w:val="4A638343"/>
    <w:rsid w:val="4A69D914"/>
    <w:rsid w:val="4A6B80FC"/>
    <w:rsid w:val="4A7660C8"/>
    <w:rsid w:val="4A78D316"/>
    <w:rsid w:val="4A7F7CDB"/>
    <w:rsid w:val="4A81A25C"/>
    <w:rsid w:val="4A86DE9E"/>
    <w:rsid w:val="4A87A6CD"/>
    <w:rsid w:val="4A8BB862"/>
    <w:rsid w:val="4A903B4F"/>
    <w:rsid w:val="4A907522"/>
    <w:rsid w:val="4A9779F7"/>
    <w:rsid w:val="4AA977D2"/>
    <w:rsid w:val="4AB0CC5E"/>
    <w:rsid w:val="4ADBC12B"/>
    <w:rsid w:val="4AE6CA05"/>
    <w:rsid w:val="4AEA3E33"/>
    <w:rsid w:val="4AF0A2EA"/>
    <w:rsid w:val="4B00ED0B"/>
    <w:rsid w:val="4B014153"/>
    <w:rsid w:val="4B0AF509"/>
    <w:rsid w:val="4B0D2064"/>
    <w:rsid w:val="4B107CF8"/>
    <w:rsid w:val="4B2D7ACA"/>
    <w:rsid w:val="4B403896"/>
    <w:rsid w:val="4B4C3C59"/>
    <w:rsid w:val="4B506F62"/>
    <w:rsid w:val="4B5D39FA"/>
    <w:rsid w:val="4B6C564E"/>
    <w:rsid w:val="4B6E9040"/>
    <w:rsid w:val="4B6EE767"/>
    <w:rsid w:val="4B7932F8"/>
    <w:rsid w:val="4B7D484C"/>
    <w:rsid w:val="4B806756"/>
    <w:rsid w:val="4B8345ED"/>
    <w:rsid w:val="4B836CDA"/>
    <w:rsid w:val="4B8BFC04"/>
    <w:rsid w:val="4B93D7DD"/>
    <w:rsid w:val="4B981E12"/>
    <w:rsid w:val="4B9B8313"/>
    <w:rsid w:val="4BB606A4"/>
    <w:rsid w:val="4BBD3D47"/>
    <w:rsid w:val="4BC42A87"/>
    <w:rsid w:val="4BC7CF64"/>
    <w:rsid w:val="4BD97DCF"/>
    <w:rsid w:val="4BEC198D"/>
    <w:rsid w:val="4BF01F70"/>
    <w:rsid w:val="4BF6C38E"/>
    <w:rsid w:val="4BF937D9"/>
    <w:rsid w:val="4C0027E0"/>
    <w:rsid w:val="4C083BC1"/>
    <w:rsid w:val="4C1C5A79"/>
    <w:rsid w:val="4C1F3A90"/>
    <w:rsid w:val="4C284FC7"/>
    <w:rsid w:val="4C30B8EC"/>
    <w:rsid w:val="4C395EA2"/>
    <w:rsid w:val="4C3B2174"/>
    <w:rsid w:val="4C3D5CAA"/>
    <w:rsid w:val="4C47498A"/>
    <w:rsid w:val="4C50E394"/>
    <w:rsid w:val="4C6DD4C2"/>
    <w:rsid w:val="4C798F92"/>
    <w:rsid w:val="4C798FE0"/>
    <w:rsid w:val="4C8F21AC"/>
    <w:rsid w:val="4C90A26B"/>
    <w:rsid w:val="4C991795"/>
    <w:rsid w:val="4C9B9B87"/>
    <w:rsid w:val="4CA048ED"/>
    <w:rsid w:val="4CA2102A"/>
    <w:rsid w:val="4CA225E2"/>
    <w:rsid w:val="4CA2CE80"/>
    <w:rsid w:val="4CA5362A"/>
    <w:rsid w:val="4CA6A6C3"/>
    <w:rsid w:val="4CB95097"/>
    <w:rsid w:val="4CC63885"/>
    <w:rsid w:val="4CC6E7E4"/>
    <w:rsid w:val="4CCD6EB3"/>
    <w:rsid w:val="4CF08A23"/>
    <w:rsid w:val="4CF47F90"/>
    <w:rsid w:val="4CF684D8"/>
    <w:rsid w:val="4D104D3E"/>
    <w:rsid w:val="4D23B658"/>
    <w:rsid w:val="4D27B458"/>
    <w:rsid w:val="4D3DBDB9"/>
    <w:rsid w:val="4D404008"/>
    <w:rsid w:val="4D4F87CA"/>
    <w:rsid w:val="4D5A8241"/>
    <w:rsid w:val="4D659232"/>
    <w:rsid w:val="4D679A5A"/>
    <w:rsid w:val="4D70C7D2"/>
    <w:rsid w:val="4D719B30"/>
    <w:rsid w:val="4D79A80B"/>
    <w:rsid w:val="4D993AC3"/>
    <w:rsid w:val="4DA451E6"/>
    <w:rsid w:val="4DAEF298"/>
    <w:rsid w:val="4DB1A593"/>
    <w:rsid w:val="4DC0CE7A"/>
    <w:rsid w:val="4DC34F24"/>
    <w:rsid w:val="4DC74850"/>
    <w:rsid w:val="4DD62C74"/>
    <w:rsid w:val="4DD68A89"/>
    <w:rsid w:val="4DDF71EC"/>
    <w:rsid w:val="4DE57DE9"/>
    <w:rsid w:val="4DE7FE3E"/>
    <w:rsid w:val="4E032340"/>
    <w:rsid w:val="4E0A9955"/>
    <w:rsid w:val="4E0C858E"/>
    <w:rsid w:val="4E12C2E8"/>
    <w:rsid w:val="4E164892"/>
    <w:rsid w:val="4E19BA57"/>
    <w:rsid w:val="4E1FB57A"/>
    <w:rsid w:val="4E213C36"/>
    <w:rsid w:val="4E266F96"/>
    <w:rsid w:val="4E2FBC08"/>
    <w:rsid w:val="4E2FBD56"/>
    <w:rsid w:val="4E3CA2DA"/>
    <w:rsid w:val="4E3D1B66"/>
    <w:rsid w:val="4E4D6102"/>
    <w:rsid w:val="4E5525C1"/>
    <w:rsid w:val="4E58FF93"/>
    <w:rsid w:val="4E5BE102"/>
    <w:rsid w:val="4E63204B"/>
    <w:rsid w:val="4E7DF07C"/>
    <w:rsid w:val="4E909C58"/>
    <w:rsid w:val="4E99EFD8"/>
    <w:rsid w:val="4EA6C04F"/>
    <w:rsid w:val="4EAAF228"/>
    <w:rsid w:val="4EB0F2EE"/>
    <w:rsid w:val="4EB2FC84"/>
    <w:rsid w:val="4EB8D78C"/>
    <w:rsid w:val="4EB8FD9C"/>
    <w:rsid w:val="4EC47683"/>
    <w:rsid w:val="4EC5B3DF"/>
    <w:rsid w:val="4ED4F77C"/>
    <w:rsid w:val="4EE551F4"/>
    <w:rsid w:val="4F047EA9"/>
    <w:rsid w:val="4F066E31"/>
    <w:rsid w:val="4F117C9A"/>
    <w:rsid w:val="4F12EB3E"/>
    <w:rsid w:val="4F19DD10"/>
    <w:rsid w:val="4F1A915A"/>
    <w:rsid w:val="4F1B7307"/>
    <w:rsid w:val="4F29624F"/>
    <w:rsid w:val="4F2B7E80"/>
    <w:rsid w:val="4F2CB28C"/>
    <w:rsid w:val="4F3EE2BC"/>
    <w:rsid w:val="4F402F5D"/>
    <w:rsid w:val="4F4C0FC6"/>
    <w:rsid w:val="4F56180D"/>
    <w:rsid w:val="4F59FEC1"/>
    <w:rsid w:val="4F77584B"/>
    <w:rsid w:val="4F7EDB0B"/>
    <w:rsid w:val="4F911F46"/>
    <w:rsid w:val="4F932529"/>
    <w:rsid w:val="4F9F7680"/>
    <w:rsid w:val="4FB7685F"/>
    <w:rsid w:val="4FBDF62E"/>
    <w:rsid w:val="4FC206BD"/>
    <w:rsid w:val="4FCEEB35"/>
    <w:rsid w:val="4FDB1342"/>
    <w:rsid w:val="4FE46426"/>
    <w:rsid w:val="4FE853C1"/>
    <w:rsid w:val="4FE90936"/>
    <w:rsid w:val="4FF79D8B"/>
    <w:rsid w:val="4FFB36A8"/>
    <w:rsid w:val="4FFC45ED"/>
    <w:rsid w:val="50026DBD"/>
    <w:rsid w:val="500BFD29"/>
    <w:rsid w:val="500C34E3"/>
    <w:rsid w:val="50129212"/>
    <w:rsid w:val="5014CED5"/>
    <w:rsid w:val="501535A5"/>
    <w:rsid w:val="50205AAF"/>
    <w:rsid w:val="5021EF1A"/>
    <w:rsid w:val="50283A06"/>
    <w:rsid w:val="5028AF1F"/>
    <w:rsid w:val="502E33C5"/>
    <w:rsid w:val="50322D6A"/>
    <w:rsid w:val="5037C988"/>
    <w:rsid w:val="50397450"/>
    <w:rsid w:val="503A7FB3"/>
    <w:rsid w:val="503D7B48"/>
    <w:rsid w:val="503F9D41"/>
    <w:rsid w:val="50415C9C"/>
    <w:rsid w:val="5045C5C6"/>
    <w:rsid w:val="50475015"/>
    <w:rsid w:val="50587245"/>
    <w:rsid w:val="505E8754"/>
    <w:rsid w:val="507EC416"/>
    <w:rsid w:val="5084167C"/>
    <w:rsid w:val="5085DBFB"/>
    <w:rsid w:val="508781EF"/>
    <w:rsid w:val="508D59DB"/>
    <w:rsid w:val="50956EE6"/>
    <w:rsid w:val="509EEBD9"/>
    <w:rsid w:val="50A90602"/>
    <w:rsid w:val="50A992A0"/>
    <w:rsid w:val="50AC6199"/>
    <w:rsid w:val="50AD2C38"/>
    <w:rsid w:val="50AD8A64"/>
    <w:rsid w:val="50AEB330"/>
    <w:rsid w:val="50B98735"/>
    <w:rsid w:val="50BC4A2A"/>
    <w:rsid w:val="50BF9BBA"/>
    <w:rsid w:val="50C84DBF"/>
    <w:rsid w:val="50E0BC5D"/>
    <w:rsid w:val="50EA5929"/>
    <w:rsid w:val="50F51A88"/>
    <w:rsid w:val="510221C7"/>
    <w:rsid w:val="5108BFDB"/>
    <w:rsid w:val="510FAA09"/>
    <w:rsid w:val="512ED4C3"/>
    <w:rsid w:val="5134F103"/>
    <w:rsid w:val="51376732"/>
    <w:rsid w:val="513BA360"/>
    <w:rsid w:val="515D1AE9"/>
    <w:rsid w:val="5166690F"/>
    <w:rsid w:val="516C7B93"/>
    <w:rsid w:val="51724F20"/>
    <w:rsid w:val="517312DA"/>
    <w:rsid w:val="51766F27"/>
    <w:rsid w:val="517D3114"/>
    <w:rsid w:val="517DC85A"/>
    <w:rsid w:val="518AF1CC"/>
    <w:rsid w:val="51923F66"/>
    <w:rsid w:val="51A54BA3"/>
    <w:rsid w:val="51A60CC5"/>
    <w:rsid w:val="51B19E8B"/>
    <w:rsid w:val="51B58A8C"/>
    <w:rsid w:val="51BE5F79"/>
    <w:rsid w:val="51BEC5E3"/>
    <w:rsid w:val="51D47E3F"/>
    <w:rsid w:val="51D4E6E3"/>
    <w:rsid w:val="51DCF942"/>
    <w:rsid w:val="51E22E45"/>
    <w:rsid w:val="51E248FC"/>
    <w:rsid w:val="51EDE830"/>
    <w:rsid w:val="51EE2371"/>
    <w:rsid w:val="51FE5E6C"/>
    <w:rsid w:val="52179DFB"/>
    <w:rsid w:val="521A3140"/>
    <w:rsid w:val="5231D0AD"/>
    <w:rsid w:val="523343B8"/>
    <w:rsid w:val="524ECE5B"/>
    <w:rsid w:val="5257B7E8"/>
    <w:rsid w:val="525832F7"/>
    <w:rsid w:val="52759272"/>
    <w:rsid w:val="527FA4C1"/>
    <w:rsid w:val="528DD078"/>
    <w:rsid w:val="5292207E"/>
    <w:rsid w:val="5296C62F"/>
    <w:rsid w:val="529EB239"/>
    <w:rsid w:val="529EC901"/>
    <w:rsid w:val="52A560E7"/>
    <w:rsid w:val="52B3DC72"/>
    <w:rsid w:val="52BC5B21"/>
    <w:rsid w:val="52C6C94F"/>
    <w:rsid w:val="52E13830"/>
    <w:rsid w:val="52EF5290"/>
    <w:rsid w:val="52F11BD1"/>
    <w:rsid w:val="5313F07B"/>
    <w:rsid w:val="5333820A"/>
    <w:rsid w:val="5343802E"/>
    <w:rsid w:val="53476A2C"/>
    <w:rsid w:val="534A7061"/>
    <w:rsid w:val="534DE118"/>
    <w:rsid w:val="534FCA1A"/>
    <w:rsid w:val="5350CAD0"/>
    <w:rsid w:val="536977F9"/>
    <w:rsid w:val="53731248"/>
    <w:rsid w:val="5373D280"/>
    <w:rsid w:val="53769230"/>
    <w:rsid w:val="5384EEA2"/>
    <w:rsid w:val="538C8367"/>
    <w:rsid w:val="539318A5"/>
    <w:rsid w:val="53AB0C35"/>
    <w:rsid w:val="53B13CC0"/>
    <w:rsid w:val="53BD4733"/>
    <w:rsid w:val="53D6F154"/>
    <w:rsid w:val="53D96624"/>
    <w:rsid w:val="53DA9B8E"/>
    <w:rsid w:val="53E2CA0C"/>
    <w:rsid w:val="53F72141"/>
    <w:rsid w:val="53F97695"/>
    <w:rsid w:val="540314C2"/>
    <w:rsid w:val="5403BBE6"/>
    <w:rsid w:val="54064BCF"/>
    <w:rsid w:val="541C1DA6"/>
    <w:rsid w:val="541D73E7"/>
    <w:rsid w:val="5428C1A5"/>
    <w:rsid w:val="543610F1"/>
    <w:rsid w:val="54366EB2"/>
    <w:rsid w:val="5436C3E7"/>
    <w:rsid w:val="543B9220"/>
    <w:rsid w:val="543C7FA5"/>
    <w:rsid w:val="544808B1"/>
    <w:rsid w:val="5452C1A3"/>
    <w:rsid w:val="545BFDFE"/>
    <w:rsid w:val="545FBF72"/>
    <w:rsid w:val="5488CA8A"/>
    <w:rsid w:val="548A6B1F"/>
    <w:rsid w:val="549D5379"/>
    <w:rsid w:val="54B3D565"/>
    <w:rsid w:val="54BB1A12"/>
    <w:rsid w:val="54C3D600"/>
    <w:rsid w:val="54C4FAEB"/>
    <w:rsid w:val="54C64279"/>
    <w:rsid w:val="54CB3928"/>
    <w:rsid w:val="54F2ED18"/>
    <w:rsid w:val="55036C09"/>
    <w:rsid w:val="550B6232"/>
    <w:rsid w:val="55167452"/>
    <w:rsid w:val="552371C8"/>
    <w:rsid w:val="5525F303"/>
    <w:rsid w:val="552A1D3A"/>
    <w:rsid w:val="552A5A4D"/>
    <w:rsid w:val="553916C5"/>
    <w:rsid w:val="553FC357"/>
    <w:rsid w:val="555C47AD"/>
    <w:rsid w:val="5570371C"/>
    <w:rsid w:val="5586DCD7"/>
    <w:rsid w:val="558C7A14"/>
    <w:rsid w:val="558DA398"/>
    <w:rsid w:val="55909298"/>
    <w:rsid w:val="55929B5C"/>
    <w:rsid w:val="559BB5FE"/>
    <w:rsid w:val="55A0ECCF"/>
    <w:rsid w:val="55A884EA"/>
    <w:rsid w:val="55AF748D"/>
    <w:rsid w:val="55B1B1F3"/>
    <w:rsid w:val="55B51F02"/>
    <w:rsid w:val="55BA15BA"/>
    <w:rsid w:val="55BBF66A"/>
    <w:rsid w:val="55C6A5F8"/>
    <w:rsid w:val="55C7A543"/>
    <w:rsid w:val="55CE4E18"/>
    <w:rsid w:val="55D243E3"/>
    <w:rsid w:val="55D53E34"/>
    <w:rsid w:val="55E193E0"/>
    <w:rsid w:val="55EFA9A8"/>
    <w:rsid w:val="55FA8C36"/>
    <w:rsid w:val="55FC18F9"/>
    <w:rsid w:val="55FF8805"/>
    <w:rsid w:val="560C2885"/>
    <w:rsid w:val="5610E88D"/>
    <w:rsid w:val="5615503E"/>
    <w:rsid w:val="561ACC4E"/>
    <w:rsid w:val="561CDB36"/>
    <w:rsid w:val="56216A06"/>
    <w:rsid w:val="5623BACC"/>
    <w:rsid w:val="562488F8"/>
    <w:rsid w:val="5626D8CC"/>
    <w:rsid w:val="562C096B"/>
    <w:rsid w:val="56441085"/>
    <w:rsid w:val="56452272"/>
    <w:rsid w:val="564E44FA"/>
    <w:rsid w:val="565B14BA"/>
    <w:rsid w:val="56666E18"/>
    <w:rsid w:val="5672BA2F"/>
    <w:rsid w:val="5679437A"/>
    <w:rsid w:val="567D17E3"/>
    <w:rsid w:val="567E2A27"/>
    <w:rsid w:val="56879680"/>
    <w:rsid w:val="5689AA9A"/>
    <w:rsid w:val="5695B0ED"/>
    <w:rsid w:val="56978660"/>
    <w:rsid w:val="569D73A8"/>
    <w:rsid w:val="56A6990E"/>
    <w:rsid w:val="56C74672"/>
    <w:rsid w:val="56F04B8A"/>
    <w:rsid w:val="56F95CFC"/>
    <w:rsid w:val="56FA8899"/>
    <w:rsid w:val="56FDF978"/>
    <w:rsid w:val="57040E75"/>
    <w:rsid w:val="57169C09"/>
    <w:rsid w:val="57177343"/>
    <w:rsid w:val="571CBB7C"/>
    <w:rsid w:val="572CDADC"/>
    <w:rsid w:val="57340C19"/>
    <w:rsid w:val="573F2FF4"/>
    <w:rsid w:val="574175C7"/>
    <w:rsid w:val="5752DDE7"/>
    <w:rsid w:val="57592840"/>
    <w:rsid w:val="57649CC4"/>
    <w:rsid w:val="57676B5F"/>
    <w:rsid w:val="5769E137"/>
    <w:rsid w:val="5777DC8D"/>
    <w:rsid w:val="577EA393"/>
    <w:rsid w:val="578A1E2F"/>
    <w:rsid w:val="5799B9ED"/>
    <w:rsid w:val="57A52EF9"/>
    <w:rsid w:val="57A5DDCD"/>
    <w:rsid w:val="57B7F11E"/>
    <w:rsid w:val="57D713D4"/>
    <w:rsid w:val="57DCBB73"/>
    <w:rsid w:val="57E05613"/>
    <w:rsid w:val="57E10EFB"/>
    <w:rsid w:val="57E1CF54"/>
    <w:rsid w:val="57FDE19F"/>
    <w:rsid w:val="5808D5A2"/>
    <w:rsid w:val="5815B307"/>
    <w:rsid w:val="581D86A0"/>
    <w:rsid w:val="582ED060"/>
    <w:rsid w:val="5836218B"/>
    <w:rsid w:val="584DB5F7"/>
    <w:rsid w:val="584FCD6D"/>
    <w:rsid w:val="5855697C"/>
    <w:rsid w:val="585E4B3E"/>
    <w:rsid w:val="5862B16C"/>
    <w:rsid w:val="586B26A4"/>
    <w:rsid w:val="5877736E"/>
    <w:rsid w:val="588D7DCE"/>
    <w:rsid w:val="589AE381"/>
    <w:rsid w:val="58A0CDF5"/>
    <w:rsid w:val="58A7610A"/>
    <w:rsid w:val="58C19CF7"/>
    <w:rsid w:val="58CB943F"/>
    <w:rsid w:val="58DAFA89"/>
    <w:rsid w:val="58F45BB5"/>
    <w:rsid w:val="590A1C6C"/>
    <w:rsid w:val="590AB599"/>
    <w:rsid w:val="591538C9"/>
    <w:rsid w:val="59194AD3"/>
    <w:rsid w:val="591C533A"/>
    <w:rsid w:val="5920ADBC"/>
    <w:rsid w:val="593035BD"/>
    <w:rsid w:val="59338755"/>
    <w:rsid w:val="593E5DC6"/>
    <w:rsid w:val="594474E4"/>
    <w:rsid w:val="595E41BF"/>
    <w:rsid w:val="595E965F"/>
    <w:rsid w:val="5965563A"/>
    <w:rsid w:val="59662BAB"/>
    <w:rsid w:val="596A3EB9"/>
    <w:rsid w:val="599A0023"/>
    <w:rsid w:val="599EBE8D"/>
    <w:rsid w:val="59A23CFE"/>
    <w:rsid w:val="59AFEF7A"/>
    <w:rsid w:val="59B42883"/>
    <w:rsid w:val="59C3EA06"/>
    <w:rsid w:val="59C4FDE6"/>
    <w:rsid w:val="59D1A917"/>
    <w:rsid w:val="59D32D77"/>
    <w:rsid w:val="59E2D11C"/>
    <w:rsid w:val="59E386DF"/>
    <w:rsid w:val="59E51C6C"/>
    <w:rsid w:val="59E85AE6"/>
    <w:rsid w:val="59E9B148"/>
    <w:rsid w:val="59EFED70"/>
    <w:rsid w:val="59F804BC"/>
    <w:rsid w:val="59F9B76A"/>
    <w:rsid w:val="5A0792EE"/>
    <w:rsid w:val="5A0807C7"/>
    <w:rsid w:val="5A08A047"/>
    <w:rsid w:val="5A0B36F4"/>
    <w:rsid w:val="5A105480"/>
    <w:rsid w:val="5A2A011F"/>
    <w:rsid w:val="5A2AA54F"/>
    <w:rsid w:val="5A3344A7"/>
    <w:rsid w:val="5A399A47"/>
    <w:rsid w:val="5A3C7747"/>
    <w:rsid w:val="5A465BB2"/>
    <w:rsid w:val="5A664E55"/>
    <w:rsid w:val="5A703BDB"/>
    <w:rsid w:val="5A892B0D"/>
    <w:rsid w:val="5A8EC229"/>
    <w:rsid w:val="5AA0437F"/>
    <w:rsid w:val="5AA86704"/>
    <w:rsid w:val="5AAB0A4D"/>
    <w:rsid w:val="5AAB0D72"/>
    <w:rsid w:val="5AB0D11C"/>
    <w:rsid w:val="5AB1565F"/>
    <w:rsid w:val="5AB2268B"/>
    <w:rsid w:val="5AC5FC0B"/>
    <w:rsid w:val="5AC66572"/>
    <w:rsid w:val="5AD3BF02"/>
    <w:rsid w:val="5AE629AD"/>
    <w:rsid w:val="5AF930BE"/>
    <w:rsid w:val="5B030ED4"/>
    <w:rsid w:val="5B03426E"/>
    <w:rsid w:val="5B08D02D"/>
    <w:rsid w:val="5B0D5610"/>
    <w:rsid w:val="5B1305D8"/>
    <w:rsid w:val="5B1662B7"/>
    <w:rsid w:val="5B1D8427"/>
    <w:rsid w:val="5B22F400"/>
    <w:rsid w:val="5B246A50"/>
    <w:rsid w:val="5B255F3E"/>
    <w:rsid w:val="5B30C179"/>
    <w:rsid w:val="5B395837"/>
    <w:rsid w:val="5B3A7088"/>
    <w:rsid w:val="5B40A0B6"/>
    <w:rsid w:val="5B418F12"/>
    <w:rsid w:val="5B58548F"/>
    <w:rsid w:val="5B5F6C18"/>
    <w:rsid w:val="5B604863"/>
    <w:rsid w:val="5B70D5CE"/>
    <w:rsid w:val="5B725E04"/>
    <w:rsid w:val="5B7279A2"/>
    <w:rsid w:val="5B7E1CDA"/>
    <w:rsid w:val="5B82490A"/>
    <w:rsid w:val="5B844970"/>
    <w:rsid w:val="5B91B3CB"/>
    <w:rsid w:val="5B9E053B"/>
    <w:rsid w:val="5B9E45DB"/>
    <w:rsid w:val="5BAB1423"/>
    <w:rsid w:val="5BBA582D"/>
    <w:rsid w:val="5BCE19D9"/>
    <w:rsid w:val="5BD89289"/>
    <w:rsid w:val="5BD96D66"/>
    <w:rsid w:val="5BDA46A9"/>
    <w:rsid w:val="5BE340BF"/>
    <w:rsid w:val="5BE948E4"/>
    <w:rsid w:val="5BF8A13F"/>
    <w:rsid w:val="5BFB60B2"/>
    <w:rsid w:val="5C0A44EB"/>
    <w:rsid w:val="5C13F234"/>
    <w:rsid w:val="5C19B812"/>
    <w:rsid w:val="5C2C76AF"/>
    <w:rsid w:val="5C31B550"/>
    <w:rsid w:val="5C39C797"/>
    <w:rsid w:val="5C41B2E0"/>
    <w:rsid w:val="5C443B30"/>
    <w:rsid w:val="5C5951EF"/>
    <w:rsid w:val="5C5CF197"/>
    <w:rsid w:val="5C616005"/>
    <w:rsid w:val="5C71569A"/>
    <w:rsid w:val="5C72F002"/>
    <w:rsid w:val="5C7621C3"/>
    <w:rsid w:val="5C76837C"/>
    <w:rsid w:val="5C7A6018"/>
    <w:rsid w:val="5C907983"/>
    <w:rsid w:val="5C984E8F"/>
    <w:rsid w:val="5CBD56CB"/>
    <w:rsid w:val="5CD76259"/>
    <w:rsid w:val="5CE23A2B"/>
    <w:rsid w:val="5CE9B508"/>
    <w:rsid w:val="5CEB8D92"/>
    <w:rsid w:val="5CF6F8A3"/>
    <w:rsid w:val="5CFC8632"/>
    <w:rsid w:val="5D1560E1"/>
    <w:rsid w:val="5D17734C"/>
    <w:rsid w:val="5D1B7110"/>
    <w:rsid w:val="5D211AAF"/>
    <w:rsid w:val="5D2E7B59"/>
    <w:rsid w:val="5D3B429C"/>
    <w:rsid w:val="5D4E5082"/>
    <w:rsid w:val="5D521123"/>
    <w:rsid w:val="5D5BD840"/>
    <w:rsid w:val="5D630E38"/>
    <w:rsid w:val="5D63D0EC"/>
    <w:rsid w:val="5D70783D"/>
    <w:rsid w:val="5D817DA3"/>
    <w:rsid w:val="5D8C5446"/>
    <w:rsid w:val="5D91CC34"/>
    <w:rsid w:val="5D96A18B"/>
    <w:rsid w:val="5D979E69"/>
    <w:rsid w:val="5DA651FC"/>
    <w:rsid w:val="5DA7290B"/>
    <w:rsid w:val="5DA861B8"/>
    <w:rsid w:val="5DA90472"/>
    <w:rsid w:val="5DAF09CD"/>
    <w:rsid w:val="5DBCE9C8"/>
    <w:rsid w:val="5DC200E0"/>
    <w:rsid w:val="5DC75739"/>
    <w:rsid w:val="5DD5CAA6"/>
    <w:rsid w:val="5DDEB61E"/>
    <w:rsid w:val="5DE45E78"/>
    <w:rsid w:val="5DF79810"/>
    <w:rsid w:val="5E0408CE"/>
    <w:rsid w:val="5E076FC3"/>
    <w:rsid w:val="5E0D13B3"/>
    <w:rsid w:val="5E161F74"/>
    <w:rsid w:val="5E1685BB"/>
    <w:rsid w:val="5E1748D4"/>
    <w:rsid w:val="5E17B0EF"/>
    <w:rsid w:val="5E1FBBA3"/>
    <w:rsid w:val="5E281AF7"/>
    <w:rsid w:val="5E2CECAB"/>
    <w:rsid w:val="5E2D94CE"/>
    <w:rsid w:val="5E49CCF7"/>
    <w:rsid w:val="5E57B37E"/>
    <w:rsid w:val="5E6140C6"/>
    <w:rsid w:val="5E95524D"/>
    <w:rsid w:val="5EABA497"/>
    <w:rsid w:val="5EC31338"/>
    <w:rsid w:val="5EC79CE7"/>
    <w:rsid w:val="5ECBCE7A"/>
    <w:rsid w:val="5ED030F1"/>
    <w:rsid w:val="5ED3EE68"/>
    <w:rsid w:val="5EE22F7C"/>
    <w:rsid w:val="5EE25EE8"/>
    <w:rsid w:val="5EE77365"/>
    <w:rsid w:val="5EE8240E"/>
    <w:rsid w:val="5EE96FC8"/>
    <w:rsid w:val="5EFB9920"/>
    <w:rsid w:val="5EFEB58E"/>
    <w:rsid w:val="5F0D5A89"/>
    <w:rsid w:val="5F26F816"/>
    <w:rsid w:val="5F2CFA64"/>
    <w:rsid w:val="5F2EF433"/>
    <w:rsid w:val="5F347401"/>
    <w:rsid w:val="5F413FED"/>
    <w:rsid w:val="5F4D718E"/>
    <w:rsid w:val="5F52DBE6"/>
    <w:rsid w:val="5F546D8F"/>
    <w:rsid w:val="5F59C57C"/>
    <w:rsid w:val="5F6768FA"/>
    <w:rsid w:val="5F6AC70B"/>
    <w:rsid w:val="5F74A5F6"/>
    <w:rsid w:val="5F75087C"/>
    <w:rsid w:val="5F86AA3A"/>
    <w:rsid w:val="5F8D0736"/>
    <w:rsid w:val="5F9D9935"/>
    <w:rsid w:val="5FA51E21"/>
    <w:rsid w:val="5FA61F04"/>
    <w:rsid w:val="5FA959C9"/>
    <w:rsid w:val="5FABB0B2"/>
    <w:rsid w:val="5FAE5A01"/>
    <w:rsid w:val="5FB27649"/>
    <w:rsid w:val="5FC2F5D9"/>
    <w:rsid w:val="5FC9CB19"/>
    <w:rsid w:val="5FCEBD79"/>
    <w:rsid w:val="5FDB142E"/>
    <w:rsid w:val="5FDB145C"/>
    <w:rsid w:val="5FE0E897"/>
    <w:rsid w:val="5FE3A572"/>
    <w:rsid w:val="5FF64408"/>
    <w:rsid w:val="5FFF6182"/>
    <w:rsid w:val="60033DB4"/>
    <w:rsid w:val="6007C219"/>
    <w:rsid w:val="600AE1D3"/>
    <w:rsid w:val="600C1945"/>
    <w:rsid w:val="600C7880"/>
    <w:rsid w:val="60203C69"/>
    <w:rsid w:val="602074B9"/>
    <w:rsid w:val="602287A3"/>
    <w:rsid w:val="60316115"/>
    <w:rsid w:val="6035EAA5"/>
    <w:rsid w:val="603FE711"/>
    <w:rsid w:val="60478ADC"/>
    <w:rsid w:val="604A326D"/>
    <w:rsid w:val="605FADC6"/>
    <w:rsid w:val="6062982A"/>
    <w:rsid w:val="60794D53"/>
    <w:rsid w:val="607EECD5"/>
    <w:rsid w:val="609EB3A6"/>
    <w:rsid w:val="60B162A4"/>
    <w:rsid w:val="60B1B587"/>
    <w:rsid w:val="60BD5D8E"/>
    <w:rsid w:val="60C02317"/>
    <w:rsid w:val="60C0884B"/>
    <w:rsid w:val="60E26F4F"/>
    <w:rsid w:val="60E338EC"/>
    <w:rsid w:val="60EA9D8E"/>
    <w:rsid w:val="60EFD8C0"/>
    <w:rsid w:val="60F36ECA"/>
    <w:rsid w:val="60FD05D3"/>
    <w:rsid w:val="60FEC4CF"/>
    <w:rsid w:val="61048A5A"/>
    <w:rsid w:val="611AC625"/>
    <w:rsid w:val="61201E8F"/>
    <w:rsid w:val="6128AEB1"/>
    <w:rsid w:val="61364773"/>
    <w:rsid w:val="613C1E1C"/>
    <w:rsid w:val="614226E9"/>
    <w:rsid w:val="61471BFD"/>
    <w:rsid w:val="6168B0BF"/>
    <w:rsid w:val="616E4AEB"/>
    <w:rsid w:val="616F02FE"/>
    <w:rsid w:val="61710808"/>
    <w:rsid w:val="6172F1FF"/>
    <w:rsid w:val="6177DD39"/>
    <w:rsid w:val="617930C4"/>
    <w:rsid w:val="617C9299"/>
    <w:rsid w:val="6184D425"/>
    <w:rsid w:val="618A9508"/>
    <w:rsid w:val="618DF7F8"/>
    <w:rsid w:val="61984D7E"/>
    <w:rsid w:val="61A243BA"/>
    <w:rsid w:val="61A9B26F"/>
    <w:rsid w:val="61B3CF4A"/>
    <w:rsid w:val="61CCC4E5"/>
    <w:rsid w:val="61D31EC5"/>
    <w:rsid w:val="61E557C4"/>
    <w:rsid w:val="61E96325"/>
    <w:rsid w:val="62041E99"/>
    <w:rsid w:val="6208D837"/>
    <w:rsid w:val="62096BD6"/>
    <w:rsid w:val="621CD99C"/>
    <w:rsid w:val="623384A9"/>
    <w:rsid w:val="623991E2"/>
    <w:rsid w:val="623BA4ED"/>
    <w:rsid w:val="6249B45A"/>
    <w:rsid w:val="6255B25D"/>
    <w:rsid w:val="62567979"/>
    <w:rsid w:val="62577FAE"/>
    <w:rsid w:val="62580542"/>
    <w:rsid w:val="625BA386"/>
    <w:rsid w:val="626186E1"/>
    <w:rsid w:val="6263EAF3"/>
    <w:rsid w:val="626841A6"/>
    <w:rsid w:val="6276E2E9"/>
    <w:rsid w:val="627C4ABD"/>
    <w:rsid w:val="627CC753"/>
    <w:rsid w:val="6283C411"/>
    <w:rsid w:val="6284AD8A"/>
    <w:rsid w:val="6285D0BF"/>
    <w:rsid w:val="628B08EB"/>
    <w:rsid w:val="6298BD8F"/>
    <w:rsid w:val="629E8445"/>
    <w:rsid w:val="629EFBA0"/>
    <w:rsid w:val="629F73CF"/>
    <w:rsid w:val="62AA85A5"/>
    <w:rsid w:val="62AEA2F8"/>
    <w:rsid w:val="62BB440A"/>
    <w:rsid w:val="62D5A96C"/>
    <w:rsid w:val="62D8CB9A"/>
    <w:rsid w:val="62E8927E"/>
    <w:rsid w:val="62E8C139"/>
    <w:rsid w:val="62F75E93"/>
    <w:rsid w:val="62F77E6A"/>
    <w:rsid w:val="62FA9CEE"/>
    <w:rsid w:val="62FDCB0D"/>
    <w:rsid w:val="6301C6A3"/>
    <w:rsid w:val="6311D1F0"/>
    <w:rsid w:val="63154BC4"/>
    <w:rsid w:val="631F3DB0"/>
    <w:rsid w:val="63204E33"/>
    <w:rsid w:val="632FD9DC"/>
    <w:rsid w:val="6331AB48"/>
    <w:rsid w:val="6344EF5B"/>
    <w:rsid w:val="634EBBC3"/>
    <w:rsid w:val="6353635B"/>
    <w:rsid w:val="6358918E"/>
    <w:rsid w:val="635E72BD"/>
    <w:rsid w:val="635F8A4F"/>
    <w:rsid w:val="636318D6"/>
    <w:rsid w:val="636DE7DA"/>
    <w:rsid w:val="63758B19"/>
    <w:rsid w:val="63762140"/>
    <w:rsid w:val="637738F0"/>
    <w:rsid w:val="637E3F89"/>
    <w:rsid w:val="637FD5F5"/>
    <w:rsid w:val="63804118"/>
    <w:rsid w:val="63A1778C"/>
    <w:rsid w:val="63A2C271"/>
    <w:rsid w:val="63A95631"/>
    <w:rsid w:val="63A98504"/>
    <w:rsid w:val="63AA06FA"/>
    <w:rsid w:val="63AD3411"/>
    <w:rsid w:val="63B5EC41"/>
    <w:rsid w:val="63B86024"/>
    <w:rsid w:val="63B9F361"/>
    <w:rsid w:val="63BB50AE"/>
    <w:rsid w:val="63BF5E1D"/>
    <w:rsid w:val="63C1DCB2"/>
    <w:rsid w:val="63CF872D"/>
    <w:rsid w:val="63D4FB28"/>
    <w:rsid w:val="63D78450"/>
    <w:rsid w:val="63DBB1CE"/>
    <w:rsid w:val="63DDCE8F"/>
    <w:rsid w:val="63DF896A"/>
    <w:rsid w:val="63E68D4B"/>
    <w:rsid w:val="63EC1450"/>
    <w:rsid w:val="63F35733"/>
    <w:rsid w:val="640F972C"/>
    <w:rsid w:val="64145236"/>
    <w:rsid w:val="6431E789"/>
    <w:rsid w:val="64354509"/>
    <w:rsid w:val="6456ABAB"/>
    <w:rsid w:val="64681E83"/>
    <w:rsid w:val="6469498A"/>
    <w:rsid w:val="646D8F3D"/>
    <w:rsid w:val="6471CC71"/>
    <w:rsid w:val="6480B56E"/>
    <w:rsid w:val="6480F780"/>
    <w:rsid w:val="648A9ABD"/>
    <w:rsid w:val="649281DD"/>
    <w:rsid w:val="649495E4"/>
    <w:rsid w:val="64973091"/>
    <w:rsid w:val="64A3C1E0"/>
    <w:rsid w:val="64A3C21C"/>
    <w:rsid w:val="64A91631"/>
    <w:rsid w:val="64B3ADFB"/>
    <w:rsid w:val="64B80264"/>
    <w:rsid w:val="64BFAE61"/>
    <w:rsid w:val="64C48DA8"/>
    <w:rsid w:val="64CD8748"/>
    <w:rsid w:val="64E1EDE8"/>
    <w:rsid w:val="64E7415A"/>
    <w:rsid w:val="64F3ED70"/>
    <w:rsid w:val="64F792F3"/>
    <w:rsid w:val="64FB8D95"/>
    <w:rsid w:val="64FC8C67"/>
    <w:rsid w:val="65111FAA"/>
    <w:rsid w:val="65157B0D"/>
    <w:rsid w:val="65183DD6"/>
    <w:rsid w:val="651904C6"/>
    <w:rsid w:val="652215CD"/>
    <w:rsid w:val="65318B42"/>
    <w:rsid w:val="6531F0A7"/>
    <w:rsid w:val="653A5A70"/>
    <w:rsid w:val="65407B93"/>
    <w:rsid w:val="6549774C"/>
    <w:rsid w:val="65546C8D"/>
    <w:rsid w:val="657ECAD3"/>
    <w:rsid w:val="657EEA5C"/>
    <w:rsid w:val="6586FCDF"/>
    <w:rsid w:val="658770CF"/>
    <w:rsid w:val="658FDB49"/>
    <w:rsid w:val="659351EE"/>
    <w:rsid w:val="659715B9"/>
    <w:rsid w:val="65A6508E"/>
    <w:rsid w:val="65A97ABC"/>
    <w:rsid w:val="65AA8EEB"/>
    <w:rsid w:val="65AB37A5"/>
    <w:rsid w:val="65AEF173"/>
    <w:rsid w:val="65B49D89"/>
    <w:rsid w:val="65C1E7A1"/>
    <w:rsid w:val="65CC378D"/>
    <w:rsid w:val="65D71731"/>
    <w:rsid w:val="65E9D381"/>
    <w:rsid w:val="65F184C5"/>
    <w:rsid w:val="65FDA10E"/>
    <w:rsid w:val="66086E3C"/>
    <w:rsid w:val="660B22D8"/>
    <w:rsid w:val="66140421"/>
    <w:rsid w:val="66171595"/>
    <w:rsid w:val="661E73A9"/>
    <w:rsid w:val="662FCC10"/>
    <w:rsid w:val="663727CA"/>
    <w:rsid w:val="6648C49A"/>
    <w:rsid w:val="664A5326"/>
    <w:rsid w:val="66667A76"/>
    <w:rsid w:val="6674E3F4"/>
    <w:rsid w:val="667F4271"/>
    <w:rsid w:val="66869E41"/>
    <w:rsid w:val="6686A8A7"/>
    <w:rsid w:val="669379AD"/>
    <w:rsid w:val="6698BCE5"/>
    <w:rsid w:val="669ECD1F"/>
    <w:rsid w:val="66A0FFA7"/>
    <w:rsid w:val="66C7A940"/>
    <w:rsid w:val="66CB2193"/>
    <w:rsid w:val="66CDB665"/>
    <w:rsid w:val="66D4F0F4"/>
    <w:rsid w:val="66D53F21"/>
    <w:rsid w:val="66DB2C9E"/>
    <w:rsid w:val="66F75982"/>
    <w:rsid w:val="66FB34FD"/>
    <w:rsid w:val="6706D1D8"/>
    <w:rsid w:val="6711613F"/>
    <w:rsid w:val="67163E18"/>
    <w:rsid w:val="672176E1"/>
    <w:rsid w:val="6723A9DD"/>
    <w:rsid w:val="67298577"/>
    <w:rsid w:val="67412EF6"/>
    <w:rsid w:val="674EEAEB"/>
    <w:rsid w:val="677CF09F"/>
    <w:rsid w:val="678C1B51"/>
    <w:rsid w:val="6792874D"/>
    <w:rsid w:val="67A0F94E"/>
    <w:rsid w:val="67AC39B3"/>
    <w:rsid w:val="67B4AE43"/>
    <w:rsid w:val="67D56AEE"/>
    <w:rsid w:val="67D7B774"/>
    <w:rsid w:val="67E2752F"/>
    <w:rsid w:val="68006779"/>
    <w:rsid w:val="6807F621"/>
    <w:rsid w:val="680BA4AB"/>
    <w:rsid w:val="68292C55"/>
    <w:rsid w:val="68371CB0"/>
    <w:rsid w:val="68473415"/>
    <w:rsid w:val="68484CFF"/>
    <w:rsid w:val="6850045D"/>
    <w:rsid w:val="6857D693"/>
    <w:rsid w:val="685E8EAE"/>
    <w:rsid w:val="686F10D2"/>
    <w:rsid w:val="6877DC8D"/>
    <w:rsid w:val="688D0D82"/>
    <w:rsid w:val="689658C5"/>
    <w:rsid w:val="68ABB986"/>
    <w:rsid w:val="68AE68B1"/>
    <w:rsid w:val="68B35116"/>
    <w:rsid w:val="68B495DF"/>
    <w:rsid w:val="68B5A8F5"/>
    <w:rsid w:val="68B9C991"/>
    <w:rsid w:val="68BDF9D5"/>
    <w:rsid w:val="68CC093C"/>
    <w:rsid w:val="68E06EC2"/>
    <w:rsid w:val="68E0B4E3"/>
    <w:rsid w:val="68E720FB"/>
    <w:rsid w:val="68F520AA"/>
    <w:rsid w:val="68F99E9D"/>
    <w:rsid w:val="69010B37"/>
    <w:rsid w:val="6904680B"/>
    <w:rsid w:val="6912A381"/>
    <w:rsid w:val="69164B12"/>
    <w:rsid w:val="691B8A38"/>
    <w:rsid w:val="692230DE"/>
    <w:rsid w:val="6923783B"/>
    <w:rsid w:val="692662B4"/>
    <w:rsid w:val="69301E2B"/>
    <w:rsid w:val="694EEA10"/>
    <w:rsid w:val="6966ED70"/>
    <w:rsid w:val="6972DA01"/>
    <w:rsid w:val="6974BA44"/>
    <w:rsid w:val="697AEB82"/>
    <w:rsid w:val="6991C9A9"/>
    <w:rsid w:val="6995DFA5"/>
    <w:rsid w:val="69A290BA"/>
    <w:rsid w:val="69ACA71B"/>
    <w:rsid w:val="69B291A2"/>
    <w:rsid w:val="69B99BCC"/>
    <w:rsid w:val="69C090E7"/>
    <w:rsid w:val="69D0C697"/>
    <w:rsid w:val="69D1CCFD"/>
    <w:rsid w:val="69DC496C"/>
    <w:rsid w:val="69E4147F"/>
    <w:rsid w:val="69F6CAF6"/>
    <w:rsid w:val="69FBEF99"/>
    <w:rsid w:val="6A00FBBC"/>
    <w:rsid w:val="6A0313BD"/>
    <w:rsid w:val="6A11CDF6"/>
    <w:rsid w:val="6A152EC2"/>
    <w:rsid w:val="6A17C3D0"/>
    <w:rsid w:val="6A256620"/>
    <w:rsid w:val="6A3032F7"/>
    <w:rsid w:val="6A338134"/>
    <w:rsid w:val="6A4EE7E9"/>
    <w:rsid w:val="6A750FF1"/>
    <w:rsid w:val="6A7D0F7D"/>
    <w:rsid w:val="6A7F5D8C"/>
    <w:rsid w:val="6A8C88BF"/>
    <w:rsid w:val="6A8E0F2C"/>
    <w:rsid w:val="6A914DB6"/>
    <w:rsid w:val="6AB8F80C"/>
    <w:rsid w:val="6AC1EFA2"/>
    <w:rsid w:val="6AD197DB"/>
    <w:rsid w:val="6AD60930"/>
    <w:rsid w:val="6ADAEB89"/>
    <w:rsid w:val="6ADE3998"/>
    <w:rsid w:val="6B193E60"/>
    <w:rsid w:val="6B1B17A3"/>
    <w:rsid w:val="6B1D64D9"/>
    <w:rsid w:val="6B21902C"/>
    <w:rsid w:val="6B2668D0"/>
    <w:rsid w:val="6B3BB5E5"/>
    <w:rsid w:val="6B3F3A52"/>
    <w:rsid w:val="6B427B5F"/>
    <w:rsid w:val="6B51E592"/>
    <w:rsid w:val="6B5BC872"/>
    <w:rsid w:val="6B7B59A0"/>
    <w:rsid w:val="6B945651"/>
    <w:rsid w:val="6B9F1A73"/>
    <w:rsid w:val="6BBBFDC1"/>
    <w:rsid w:val="6BBFA9B6"/>
    <w:rsid w:val="6BC17735"/>
    <w:rsid w:val="6BC97654"/>
    <w:rsid w:val="6BCAD323"/>
    <w:rsid w:val="6BCFAB59"/>
    <w:rsid w:val="6BD74801"/>
    <w:rsid w:val="6BD78268"/>
    <w:rsid w:val="6BE191C8"/>
    <w:rsid w:val="6BFCCD67"/>
    <w:rsid w:val="6C01DC21"/>
    <w:rsid w:val="6C09D053"/>
    <w:rsid w:val="6C0FE4F4"/>
    <w:rsid w:val="6C18DE4F"/>
    <w:rsid w:val="6C19ADB2"/>
    <w:rsid w:val="6C248D96"/>
    <w:rsid w:val="6C3B2E30"/>
    <w:rsid w:val="6C3EA0C3"/>
    <w:rsid w:val="6C53869C"/>
    <w:rsid w:val="6C5D7974"/>
    <w:rsid w:val="6C62FC71"/>
    <w:rsid w:val="6C6577AB"/>
    <w:rsid w:val="6C6B09B9"/>
    <w:rsid w:val="6C728E11"/>
    <w:rsid w:val="6C745EAC"/>
    <w:rsid w:val="6C760A7F"/>
    <w:rsid w:val="6C88A7DF"/>
    <w:rsid w:val="6C90DCD9"/>
    <w:rsid w:val="6CAFE520"/>
    <w:rsid w:val="6CBF429A"/>
    <w:rsid w:val="6CC48BB0"/>
    <w:rsid w:val="6CC6D56A"/>
    <w:rsid w:val="6CDA3A05"/>
    <w:rsid w:val="6CDB57EE"/>
    <w:rsid w:val="6CF06D87"/>
    <w:rsid w:val="6CF563EE"/>
    <w:rsid w:val="6CFE0B76"/>
    <w:rsid w:val="6D0345C8"/>
    <w:rsid w:val="6D124500"/>
    <w:rsid w:val="6D229101"/>
    <w:rsid w:val="6D259B4D"/>
    <w:rsid w:val="6D2B697A"/>
    <w:rsid w:val="6D2EE71F"/>
    <w:rsid w:val="6D304AAF"/>
    <w:rsid w:val="6D3E9060"/>
    <w:rsid w:val="6D5637F5"/>
    <w:rsid w:val="6D58460D"/>
    <w:rsid w:val="6D587855"/>
    <w:rsid w:val="6D6F2307"/>
    <w:rsid w:val="6D6FE27C"/>
    <w:rsid w:val="6D7524D1"/>
    <w:rsid w:val="6D7631A1"/>
    <w:rsid w:val="6D7B5451"/>
    <w:rsid w:val="6D86190B"/>
    <w:rsid w:val="6D9299A0"/>
    <w:rsid w:val="6D936753"/>
    <w:rsid w:val="6D965528"/>
    <w:rsid w:val="6DAB0569"/>
    <w:rsid w:val="6DB665CA"/>
    <w:rsid w:val="6DB898A8"/>
    <w:rsid w:val="6DC1905E"/>
    <w:rsid w:val="6DDE0FE7"/>
    <w:rsid w:val="6DE7644A"/>
    <w:rsid w:val="6DE9B929"/>
    <w:rsid w:val="6DEBBA05"/>
    <w:rsid w:val="6DEFA767"/>
    <w:rsid w:val="6DF5B107"/>
    <w:rsid w:val="6E0D5F84"/>
    <w:rsid w:val="6E1063C3"/>
    <w:rsid w:val="6E1B987B"/>
    <w:rsid w:val="6E24D4A0"/>
    <w:rsid w:val="6E2AA4C2"/>
    <w:rsid w:val="6E2E95FF"/>
    <w:rsid w:val="6E2E96C9"/>
    <w:rsid w:val="6E316C39"/>
    <w:rsid w:val="6E351C96"/>
    <w:rsid w:val="6E3E02AD"/>
    <w:rsid w:val="6E58DE65"/>
    <w:rsid w:val="6E76816D"/>
    <w:rsid w:val="6E770F60"/>
    <w:rsid w:val="6E7CBA96"/>
    <w:rsid w:val="6E898F2A"/>
    <w:rsid w:val="6E91F668"/>
    <w:rsid w:val="6E92F8F5"/>
    <w:rsid w:val="6E9EC2CF"/>
    <w:rsid w:val="6E9F31F4"/>
    <w:rsid w:val="6EAAA0E5"/>
    <w:rsid w:val="6EB52921"/>
    <w:rsid w:val="6EC2678E"/>
    <w:rsid w:val="6EC58181"/>
    <w:rsid w:val="6ECBBC1E"/>
    <w:rsid w:val="6EE0809E"/>
    <w:rsid w:val="6EF4951C"/>
    <w:rsid w:val="6F01056C"/>
    <w:rsid w:val="6F078EE7"/>
    <w:rsid w:val="6F0CC836"/>
    <w:rsid w:val="6F197885"/>
    <w:rsid w:val="6F1C10B0"/>
    <w:rsid w:val="6F361025"/>
    <w:rsid w:val="6F367908"/>
    <w:rsid w:val="6F3A3EFD"/>
    <w:rsid w:val="6F3FA4E7"/>
    <w:rsid w:val="6F489BEC"/>
    <w:rsid w:val="6F59FDDA"/>
    <w:rsid w:val="6F83472C"/>
    <w:rsid w:val="6F8978CA"/>
    <w:rsid w:val="6F97174B"/>
    <w:rsid w:val="6F99971C"/>
    <w:rsid w:val="6FAAE8BB"/>
    <w:rsid w:val="6FAFFD18"/>
    <w:rsid w:val="6FB19F2D"/>
    <w:rsid w:val="6FC0FAC5"/>
    <w:rsid w:val="6FC28D7D"/>
    <w:rsid w:val="6FC43BEB"/>
    <w:rsid w:val="6FC8C1F7"/>
    <w:rsid w:val="6FE1FBA9"/>
    <w:rsid w:val="6FF776CB"/>
    <w:rsid w:val="7005B1E1"/>
    <w:rsid w:val="70067961"/>
    <w:rsid w:val="7010AD89"/>
    <w:rsid w:val="701B24E3"/>
    <w:rsid w:val="702AD108"/>
    <w:rsid w:val="702C9B04"/>
    <w:rsid w:val="702EB307"/>
    <w:rsid w:val="704502CD"/>
    <w:rsid w:val="7045D759"/>
    <w:rsid w:val="704AC654"/>
    <w:rsid w:val="704E3457"/>
    <w:rsid w:val="705A9A5D"/>
    <w:rsid w:val="70685398"/>
    <w:rsid w:val="7081FDDF"/>
    <w:rsid w:val="7083BA98"/>
    <w:rsid w:val="709CBF16"/>
    <w:rsid w:val="70AAA525"/>
    <w:rsid w:val="70AC6A47"/>
    <w:rsid w:val="70B1A444"/>
    <w:rsid w:val="70B6CEB7"/>
    <w:rsid w:val="70BE5AFA"/>
    <w:rsid w:val="70C7BB0C"/>
    <w:rsid w:val="70C9F1C3"/>
    <w:rsid w:val="70D0E11C"/>
    <w:rsid w:val="70DE258E"/>
    <w:rsid w:val="70EB7C76"/>
    <w:rsid w:val="70ED7EAB"/>
    <w:rsid w:val="70FB2DE2"/>
    <w:rsid w:val="711C8D38"/>
    <w:rsid w:val="711F11DF"/>
    <w:rsid w:val="713201E0"/>
    <w:rsid w:val="7133DBDC"/>
    <w:rsid w:val="716090F0"/>
    <w:rsid w:val="717B2A94"/>
    <w:rsid w:val="718B71C8"/>
    <w:rsid w:val="718D5AFA"/>
    <w:rsid w:val="71911D10"/>
    <w:rsid w:val="71ABFC6D"/>
    <w:rsid w:val="71BCB065"/>
    <w:rsid w:val="71C1E463"/>
    <w:rsid w:val="71C2A27E"/>
    <w:rsid w:val="71C7AB94"/>
    <w:rsid w:val="71D09C96"/>
    <w:rsid w:val="71D13F69"/>
    <w:rsid w:val="71E5D4D7"/>
    <w:rsid w:val="71F50729"/>
    <w:rsid w:val="720C5E4B"/>
    <w:rsid w:val="7215E986"/>
    <w:rsid w:val="72170E44"/>
    <w:rsid w:val="72197704"/>
    <w:rsid w:val="721BCCB5"/>
    <w:rsid w:val="722BD233"/>
    <w:rsid w:val="722E3C8E"/>
    <w:rsid w:val="7245A978"/>
    <w:rsid w:val="726AD50F"/>
    <w:rsid w:val="726B5D13"/>
    <w:rsid w:val="7271C24B"/>
    <w:rsid w:val="727633C1"/>
    <w:rsid w:val="7282689C"/>
    <w:rsid w:val="7287F9FF"/>
    <w:rsid w:val="728DD55F"/>
    <w:rsid w:val="729181B9"/>
    <w:rsid w:val="7295B05D"/>
    <w:rsid w:val="72A24666"/>
    <w:rsid w:val="72A3AC84"/>
    <w:rsid w:val="72A51E6A"/>
    <w:rsid w:val="72B617D7"/>
    <w:rsid w:val="72B68158"/>
    <w:rsid w:val="72B97A70"/>
    <w:rsid w:val="72C01F4B"/>
    <w:rsid w:val="730EF0C7"/>
    <w:rsid w:val="733AC961"/>
    <w:rsid w:val="7340090B"/>
    <w:rsid w:val="7359D0BB"/>
    <w:rsid w:val="735A47DF"/>
    <w:rsid w:val="7367C59B"/>
    <w:rsid w:val="737013F1"/>
    <w:rsid w:val="737E8161"/>
    <w:rsid w:val="73865531"/>
    <w:rsid w:val="7391B0C1"/>
    <w:rsid w:val="7396582E"/>
    <w:rsid w:val="739ECA3A"/>
    <w:rsid w:val="73A97177"/>
    <w:rsid w:val="73B82952"/>
    <w:rsid w:val="73CA1A96"/>
    <w:rsid w:val="73D8DE33"/>
    <w:rsid w:val="73E06EA7"/>
    <w:rsid w:val="73E62B20"/>
    <w:rsid w:val="73FFF607"/>
    <w:rsid w:val="7402B29B"/>
    <w:rsid w:val="740556DF"/>
    <w:rsid w:val="7407A9DD"/>
    <w:rsid w:val="7411A6ED"/>
    <w:rsid w:val="7417BB21"/>
    <w:rsid w:val="741D6C68"/>
    <w:rsid w:val="7421D471"/>
    <w:rsid w:val="743B889C"/>
    <w:rsid w:val="743F2929"/>
    <w:rsid w:val="74480FFA"/>
    <w:rsid w:val="744D7BB8"/>
    <w:rsid w:val="74772538"/>
    <w:rsid w:val="747EF601"/>
    <w:rsid w:val="7499CE3F"/>
    <w:rsid w:val="74A6B98A"/>
    <w:rsid w:val="74A6DFD0"/>
    <w:rsid w:val="74ABAD66"/>
    <w:rsid w:val="74AC4AC7"/>
    <w:rsid w:val="74B8C5FF"/>
    <w:rsid w:val="74B921FF"/>
    <w:rsid w:val="74BA69E7"/>
    <w:rsid w:val="74C58418"/>
    <w:rsid w:val="74C86099"/>
    <w:rsid w:val="74CCC44C"/>
    <w:rsid w:val="74D91A11"/>
    <w:rsid w:val="75189451"/>
    <w:rsid w:val="75384D6D"/>
    <w:rsid w:val="75468991"/>
    <w:rsid w:val="754D64A5"/>
    <w:rsid w:val="754DB345"/>
    <w:rsid w:val="7557FB6A"/>
    <w:rsid w:val="75660D5C"/>
    <w:rsid w:val="7577306F"/>
    <w:rsid w:val="757BBF00"/>
    <w:rsid w:val="758105B7"/>
    <w:rsid w:val="758FEF5A"/>
    <w:rsid w:val="75983CA4"/>
    <w:rsid w:val="7598570E"/>
    <w:rsid w:val="75990FDE"/>
    <w:rsid w:val="75A42650"/>
    <w:rsid w:val="75B20D66"/>
    <w:rsid w:val="75B7D444"/>
    <w:rsid w:val="75BB9B36"/>
    <w:rsid w:val="75CB7043"/>
    <w:rsid w:val="75D3F96E"/>
    <w:rsid w:val="75D8AF29"/>
    <w:rsid w:val="75DE8AC1"/>
    <w:rsid w:val="75E115CD"/>
    <w:rsid w:val="75E55B16"/>
    <w:rsid w:val="75F1B82A"/>
    <w:rsid w:val="75F3BD10"/>
    <w:rsid w:val="75F987DC"/>
    <w:rsid w:val="76044680"/>
    <w:rsid w:val="760F80D7"/>
    <w:rsid w:val="762FF3A4"/>
    <w:rsid w:val="7630CA5A"/>
    <w:rsid w:val="765816DB"/>
    <w:rsid w:val="765A73E8"/>
    <w:rsid w:val="765F803B"/>
    <w:rsid w:val="76669F37"/>
    <w:rsid w:val="7688C122"/>
    <w:rsid w:val="768A107F"/>
    <w:rsid w:val="76946050"/>
    <w:rsid w:val="7696BBF7"/>
    <w:rsid w:val="76A8F199"/>
    <w:rsid w:val="76B19BE3"/>
    <w:rsid w:val="76C107D9"/>
    <w:rsid w:val="76C412EE"/>
    <w:rsid w:val="76C8DC69"/>
    <w:rsid w:val="76E3FF9A"/>
    <w:rsid w:val="76EC4B35"/>
    <w:rsid w:val="76ED663B"/>
    <w:rsid w:val="76F422D5"/>
    <w:rsid w:val="76F59B0E"/>
    <w:rsid w:val="771FF9D4"/>
    <w:rsid w:val="77233DFC"/>
    <w:rsid w:val="77250FE5"/>
    <w:rsid w:val="772901D6"/>
    <w:rsid w:val="772A42EF"/>
    <w:rsid w:val="77359037"/>
    <w:rsid w:val="77363B13"/>
    <w:rsid w:val="773C63E1"/>
    <w:rsid w:val="773C7630"/>
    <w:rsid w:val="7747D0CB"/>
    <w:rsid w:val="7766FC93"/>
    <w:rsid w:val="776BBF29"/>
    <w:rsid w:val="776D969B"/>
    <w:rsid w:val="77721580"/>
    <w:rsid w:val="777BA917"/>
    <w:rsid w:val="779414CA"/>
    <w:rsid w:val="77941AB2"/>
    <w:rsid w:val="7794C9D4"/>
    <w:rsid w:val="779C0F62"/>
    <w:rsid w:val="77A26295"/>
    <w:rsid w:val="77AD8A75"/>
    <w:rsid w:val="77B65B51"/>
    <w:rsid w:val="77B7E5B6"/>
    <w:rsid w:val="77C44ACB"/>
    <w:rsid w:val="77D8BF66"/>
    <w:rsid w:val="77DF9919"/>
    <w:rsid w:val="77E67849"/>
    <w:rsid w:val="77F4CD30"/>
    <w:rsid w:val="77F55446"/>
    <w:rsid w:val="77F72F75"/>
    <w:rsid w:val="7806D952"/>
    <w:rsid w:val="7807A02E"/>
    <w:rsid w:val="780CBB64"/>
    <w:rsid w:val="78156D5A"/>
    <w:rsid w:val="7832B73C"/>
    <w:rsid w:val="784E5AF4"/>
    <w:rsid w:val="784EAA55"/>
    <w:rsid w:val="784FFD73"/>
    <w:rsid w:val="785BA786"/>
    <w:rsid w:val="785D848F"/>
    <w:rsid w:val="7862E671"/>
    <w:rsid w:val="7869484A"/>
    <w:rsid w:val="787B6EE2"/>
    <w:rsid w:val="78892362"/>
    <w:rsid w:val="78B2C1F0"/>
    <w:rsid w:val="78B40DC2"/>
    <w:rsid w:val="78BB38A9"/>
    <w:rsid w:val="78CD7D28"/>
    <w:rsid w:val="78D91E3C"/>
    <w:rsid w:val="78DD63B2"/>
    <w:rsid w:val="78DD7400"/>
    <w:rsid w:val="78F43D26"/>
    <w:rsid w:val="78FC441A"/>
    <w:rsid w:val="791FD1FE"/>
    <w:rsid w:val="792C8687"/>
    <w:rsid w:val="795204FA"/>
    <w:rsid w:val="795959C4"/>
    <w:rsid w:val="796128A9"/>
    <w:rsid w:val="79669CDA"/>
    <w:rsid w:val="796A4E3B"/>
    <w:rsid w:val="796A5C24"/>
    <w:rsid w:val="796DE21D"/>
    <w:rsid w:val="79754C6D"/>
    <w:rsid w:val="7976081C"/>
    <w:rsid w:val="7977B2F5"/>
    <w:rsid w:val="797DFEE7"/>
    <w:rsid w:val="7987A714"/>
    <w:rsid w:val="799193F6"/>
    <w:rsid w:val="7995ABC5"/>
    <w:rsid w:val="799E387E"/>
    <w:rsid w:val="79A4C75B"/>
    <w:rsid w:val="79A582B3"/>
    <w:rsid w:val="79A8BD6D"/>
    <w:rsid w:val="79ABF965"/>
    <w:rsid w:val="79C23783"/>
    <w:rsid w:val="79C5A401"/>
    <w:rsid w:val="79C67EBA"/>
    <w:rsid w:val="79D22131"/>
    <w:rsid w:val="79D5C1E4"/>
    <w:rsid w:val="79DF5688"/>
    <w:rsid w:val="79E5CBC4"/>
    <w:rsid w:val="79E9E19B"/>
    <w:rsid w:val="79F5D1A1"/>
    <w:rsid w:val="79F64A7C"/>
    <w:rsid w:val="79F82596"/>
    <w:rsid w:val="7A23843D"/>
    <w:rsid w:val="7A2A15D9"/>
    <w:rsid w:val="7A37BDB2"/>
    <w:rsid w:val="7A38D962"/>
    <w:rsid w:val="7A541D68"/>
    <w:rsid w:val="7A627D03"/>
    <w:rsid w:val="7A63FEC1"/>
    <w:rsid w:val="7A761E07"/>
    <w:rsid w:val="7A788540"/>
    <w:rsid w:val="7A93D590"/>
    <w:rsid w:val="7A9C07A9"/>
    <w:rsid w:val="7AA2A708"/>
    <w:rsid w:val="7ABF8F56"/>
    <w:rsid w:val="7AC273B0"/>
    <w:rsid w:val="7AD6FB1F"/>
    <w:rsid w:val="7AD91F2D"/>
    <w:rsid w:val="7ADAB0B3"/>
    <w:rsid w:val="7ADACA02"/>
    <w:rsid w:val="7B0170EB"/>
    <w:rsid w:val="7B027A97"/>
    <w:rsid w:val="7B033E72"/>
    <w:rsid w:val="7B100DEF"/>
    <w:rsid w:val="7B148A9A"/>
    <w:rsid w:val="7B15FAC8"/>
    <w:rsid w:val="7B36315D"/>
    <w:rsid w:val="7B3FD29B"/>
    <w:rsid w:val="7B43EED1"/>
    <w:rsid w:val="7B509352"/>
    <w:rsid w:val="7B719B84"/>
    <w:rsid w:val="7B7AD5D7"/>
    <w:rsid w:val="7B808B75"/>
    <w:rsid w:val="7B990121"/>
    <w:rsid w:val="7B997FAE"/>
    <w:rsid w:val="7B9D5128"/>
    <w:rsid w:val="7BBB79FE"/>
    <w:rsid w:val="7BC64206"/>
    <w:rsid w:val="7BCD3FB8"/>
    <w:rsid w:val="7BD9849E"/>
    <w:rsid w:val="7BDF8334"/>
    <w:rsid w:val="7BDFEBD4"/>
    <w:rsid w:val="7BF00F5C"/>
    <w:rsid w:val="7BFB86D2"/>
    <w:rsid w:val="7C0CA095"/>
    <w:rsid w:val="7C11B62D"/>
    <w:rsid w:val="7C18C0C7"/>
    <w:rsid w:val="7C2153B3"/>
    <w:rsid w:val="7C2C3424"/>
    <w:rsid w:val="7C32038B"/>
    <w:rsid w:val="7C42A6CA"/>
    <w:rsid w:val="7C689F2F"/>
    <w:rsid w:val="7C725FA1"/>
    <w:rsid w:val="7C7553EF"/>
    <w:rsid w:val="7C75FA87"/>
    <w:rsid w:val="7C7D2D67"/>
    <w:rsid w:val="7C81C6FA"/>
    <w:rsid w:val="7C94CE2E"/>
    <w:rsid w:val="7C94DFFA"/>
    <w:rsid w:val="7C9D68A3"/>
    <w:rsid w:val="7CAF0700"/>
    <w:rsid w:val="7CB3C922"/>
    <w:rsid w:val="7CC31C72"/>
    <w:rsid w:val="7CCAD5FC"/>
    <w:rsid w:val="7CCB9EBB"/>
    <w:rsid w:val="7CD0E896"/>
    <w:rsid w:val="7CE7E1D1"/>
    <w:rsid w:val="7CEBF6CF"/>
    <w:rsid w:val="7CEF01D6"/>
    <w:rsid w:val="7CEFCC59"/>
    <w:rsid w:val="7D00ADB1"/>
    <w:rsid w:val="7D02F842"/>
    <w:rsid w:val="7D08B74F"/>
    <w:rsid w:val="7D09D343"/>
    <w:rsid w:val="7D0FB8DF"/>
    <w:rsid w:val="7D13CDCB"/>
    <w:rsid w:val="7D15B84E"/>
    <w:rsid w:val="7D2CD068"/>
    <w:rsid w:val="7D363A71"/>
    <w:rsid w:val="7D392914"/>
    <w:rsid w:val="7D456566"/>
    <w:rsid w:val="7D462115"/>
    <w:rsid w:val="7D57ACFE"/>
    <w:rsid w:val="7D582BD5"/>
    <w:rsid w:val="7D5A6EEE"/>
    <w:rsid w:val="7D5D0CB1"/>
    <w:rsid w:val="7D843A61"/>
    <w:rsid w:val="7D8F8B55"/>
    <w:rsid w:val="7D93BB1C"/>
    <w:rsid w:val="7DC46082"/>
    <w:rsid w:val="7DE32CF7"/>
    <w:rsid w:val="7E03BF17"/>
    <w:rsid w:val="7E0EFF3C"/>
    <w:rsid w:val="7E135234"/>
    <w:rsid w:val="7E1B3FD8"/>
    <w:rsid w:val="7E26B070"/>
    <w:rsid w:val="7E37B4EC"/>
    <w:rsid w:val="7E389EEC"/>
    <w:rsid w:val="7E4AAB8F"/>
    <w:rsid w:val="7E4EC68D"/>
    <w:rsid w:val="7E55D676"/>
    <w:rsid w:val="7E5BC945"/>
    <w:rsid w:val="7E5CD31E"/>
    <w:rsid w:val="7E7808B5"/>
    <w:rsid w:val="7E7DE513"/>
    <w:rsid w:val="7E920BF0"/>
    <w:rsid w:val="7EAF5497"/>
    <w:rsid w:val="7EBAB4D1"/>
    <w:rsid w:val="7EC46B5D"/>
    <w:rsid w:val="7EC7EE7B"/>
    <w:rsid w:val="7ED44897"/>
    <w:rsid w:val="7EDE6311"/>
    <w:rsid w:val="7EEB971F"/>
    <w:rsid w:val="7EEBA39C"/>
    <w:rsid w:val="7F055F34"/>
    <w:rsid w:val="7F1175DC"/>
    <w:rsid w:val="7F14ACB4"/>
    <w:rsid w:val="7F154317"/>
    <w:rsid w:val="7F192BD3"/>
    <w:rsid w:val="7F1C1BF0"/>
    <w:rsid w:val="7F1F003A"/>
    <w:rsid w:val="7F238FFF"/>
    <w:rsid w:val="7F302AE6"/>
    <w:rsid w:val="7F42D019"/>
    <w:rsid w:val="7F43C251"/>
    <w:rsid w:val="7F478D26"/>
    <w:rsid w:val="7F483126"/>
    <w:rsid w:val="7F5FDD2E"/>
    <w:rsid w:val="7F7AD724"/>
    <w:rsid w:val="7F837646"/>
    <w:rsid w:val="7F85C51B"/>
    <w:rsid w:val="7FA00ED8"/>
    <w:rsid w:val="7FB849B7"/>
    <w:rsid w:val="7FB878B3"/>
    <w:rsid w:val="7FBE07E3"/>
    <w:rsid w:val="7FC25FE2"/>
    <w:rsid w:val="7FC4561A"/>
    <w:rsid w:val="7FD0BBAA"/>
    <w:rsid w:val="7FD73BA8"/>
    <w:rsid w:val="7FDCEB48"/>
    <w:rsid w:val="7FE4C024"/>
    <w:rsid w:val="7FEE5C56"/>
    <w:rsid w:val="7FF22203"/>
    <w:rsid w:val="7FF36837"/>
    <w:rsid w:val="7FF939FF"/>
    <w:rsid w:val="7FFD5BA8"/>
  </w:rsids>
  <m:mathPr>
    <m:mathFont m:val="Cambria Math"/>
    <m:brkBin m:val="before"/>
    <m:brkBinSub m:val="--"/>
    <m:smallFrac m:val="0"/>
    <m:dispDef/>
    <m:lMargin m:val="0"/>
    <m:rMargin m:val="0"/>
    <m:defJc m:val="centerGroup"/>
    <m:wrapIndent m:val="1440"/>
    <m:intLim m:val="subSup"/>
    <m:naryLim m:val="undOvr"/>
  </m:mathPr>
  <w:themeFontLang w:val="en-NZ"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19337B"/>
  <w15:chartTrackingRefBased/>
  <w15:docId w15:val="{1EBF3726-8068-4EAC-9755-F61DF8D9F8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NZ"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3E54"/>
    <w:pPr>
      <w:spacing w:line="288" w:lineRule="auto"/>
    </w:pPr>
  </w:style>
  <w:style w:type="paragraph" w:styleId="Heading1">
    <w:name w:val="heading 1"/>
    <w:basedOn w:val="Normal"/>
    <w:next w:val="Normal"/>
    <w:link w:val="Heading1Char"/>
    <w:uiPriority w:val="9"/>
    <w:qFormat/>
    <w:rsid w:val="003E3E5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E3E5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E3E5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E3E5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E3E5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E3E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3E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3E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3E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3E54"/>
    <w:rPr>
      <w:rFonts w:asciiTheme="majorHAnsi" w:eastAsiaTheme="majorEastAsia" w:hAnsiTheme="majorHAnsi" w:cstheme="majorBidi"/>
      <w:color w:val="2F5496" w:themeColor="accent1" w:themeShade="BF"/>
      <w:sz w:val="40"/>
      <w:szCs w:val="40"/>
      <w:lang w:val="en-GB"/>
    </w:rPr>
  </w:style>
  <w:style w:type="character" w:customStyle="1" w:styleId="Heading2Char">
    <w:name w:val="Heading 2 Char"/>
    <w:basedOn w:val="DefaultParagraphFont"/>
    <w:link w:val="Heading2"/>
    <w:uiPriority w:val="9"/>
    <w:semiHidden/>
    <w:rsid w:val="003E3E54"/>
    <w:rPr>
      <w:rFonts w:asciiTheme="majorHAnsi" w:eastAsiaTheme="majorEastAsia" w:hAnsiTheme="majorHAnsi" w:cstheme="majorBidi"/>
      <w:color w:val="2F5496" w:themeColor="accent1" w:themeShade="BF"/>
      <w:sz w:val="32"/>
      <w:szCs w:val="32"/>
      <w:lang w:val="en-GB"/>
    </w:rPr>
  </w:style>
  <w:style w:type="character" w:customStyle="1" w:styleId="Heading3Char">
    <w:name w:val="Heading 3 Char"/>
    <w:basedOn w:val="DefaultParagraphFont"/>
    <w:link w:val="Heading3"/>
    <w:uiPriority w:val="9"/>
    <w:semiHidden/>
    <w:rsid w:val="003E3E54"/>
    <w:rPr>
      <w:rFonts w:eastAsiaTheme="majorEastAsia" w:cstheme="majorBidi"/>
      <w:color w:val="2F5496" w:themeColor="accent1" w:themeShade="BF"/>
      <w:sz w:val="28"/>
      <w:szCs w:val="28"/>
      <w:lang w:val="en-GB"/>
    </w:rPr>
  </w:style>
  <w:style w:type="character" w:customStyle="1" w:styleId="Heading4Char">
    <w:name w:val="Heading 4 Char"/>
    <w:basedOn w:val="DefaultParagraphFont"/>
    <w:link w:val="Heading4"/>
    <w:uiPriority w:val="9"/>
    <w:semiHidden/>
    <w:rsid w:val="003E3E54"/>
    <w:rPr>
      <w:rFonts w:eastAsiaTheme="majorEastAsia" w:cstheme="majorBidi"/>
      <w:i/>
      <w:iCs/>
      <w:color w:val="2F5496" w:themeColor="accent1" w:themeShade="BF"/>
      <w:lang w:val="en-GB"/>
    </w:rPr>
  </w:style>
  <w:style w:type="character" w:customStyle="1" w:styleId="Heading5Char">
    <w:name w:val="Heading 5 Char"/>
    <w:basedOn w:val="DefaultParagraphFont"/>
    <w:link w:val="Heading5"/>
    <w:uiPriority w:val="9"/>
    <w:semiHidden/>
    <w:rsid w:val="003E3E54"/>
    <w:rPr>
      <w:rFonts w:eastAsiaTheme="majorEastAsia" w:cstheme="majorBidi"/>
      <w:color w:val="2F5496" w:themeColor="accent1" w:themeShade="BF"/>
      <w:lang w:val="en-GB"/>
    </w:rPr>
  </w:style>
  <w:style w:type="character" w:customStyle="1" w:styleId="Heading6Char">
    <w:name w:val="Heading 6 Char"/>
    <w:basedOn w:val="DefaultParagraphFont"/>
    <w:link w:val="Heading6"/>
    <w:uiPriority w:val="9"/>
    <w:semiHidden/>
    <w:rsid w:val="003E3E54"/>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3E3E54"/>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3E3E54"/>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3E3E54"/>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3E3E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3E54"/>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3E3E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3E54"/>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3E3E54"/>
    <w:pPr>
      <w:spacing w:before="160"/>
      <w:jc w:val="center"/>
    </w:pPr>
    <w:rPr>
      <w:i/>
      <w:iCs/>
      <w:color w:val="404040" w:themeColor="text1" w:themeTint="BF"/>
    </w:rPr>
  </w:style>
  <w:style w:type="character" w:customStyle="1" w:styleId="QuoteChar">
    <w:name w:val="Quote Char"/>
    <w:basedOn w:val="DefaultParagraphFont"/>
    <w:link w:val="Quote"/>
    <w:uiPriority w:val="29"/>
    <w:rsid w:val="003E3E54"/>
    <w:rPr>
      <w:i/>
      <w:iCs/>
      <w:color w:val="404040" w:themeColor="text1" w:themeTint="BF"/>
      <w:lang w:val="en-GB"/>
    </w:rPr>
  </w:style>
  <w:style w:type="paragraph" w:styleId="ListParagraph">
    <w:name w:val="List Paragraph"/>
    <w:basedOn w:val="Normal"/>
    <w:uiPriority w:val="34"/>
    <w:qFormat/>
    <w:rsid w:val="003E3E54"/>
    <w:pPr>
      <w:ind w:left="720"/>
      <w:contextualSpacing/>
    </w:pPr>
  </w:style>
  <w:style w:type="character" w:styleId="IntenseEmphasis">
    <w:name w:val="Intense Emphasis"/>
    <w:basedOn w:val="DefaultParagraphFont"/>
    <w:uiPriority w:val="21"/>
    <w:qFormat/>
    <w:rsid w:val="003E3E54"/>
    <w:rPr>
      <w:i/>
      <w:iCs/>
      <w:color w:val="2F5496" w:themeColor="accent1" w:themeShade="BF"/>
    </w:rPr>
  </w:style>
  <w:style w:type="paragraph" w:styleId="IntenseQuote">
    <w:name w:val="Intense Quote"/>
    <w:basedOn w:val="Normal"/>
    <w:next w:val="Normal"/>
    <w:link w:val="IntenseQuoteChar"/>
    <w:uiPriority w:val="30"/>
    <w:qFormat/>
    <w:rsid w:val="003E3E5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E3E54"/>
    <w:rPr>
      <w:i/>
      <w:iCs/>
      <w:color w:val="2F5496" w:themeColor="accent1" w:themeShade="BF"/>
      <w:lang w:val="en-GB"/>
    </w:rPr>
  </w:style>
  <w:style w:type="character" w:styleId="IntenseReference">
    <w:name w:val="Intense Reference"/>
    <w:basedOn w:val="DefaultParagraphFont"/>
    <w:uiPriority w:val="32"/>
    <w:qFormat/>
    <w:rsid w:val="003E3E54"/>
    <w:rPr>
      <w:b/>
      <w:bCs/>
      <w:smallCaps/>
      <w:color w:val="2F5496" w:themeColor="accent1" w:themeShade="BF"/>
      <w:spacing w:val="5"/>
    </w:rPr>
  </w:style>
  <w:style w:type="character" w:styleId="CommentReference">
    <w:name w:val="annotation reference"/>
    <w:basedOn w:val="DefaultParagraphFont"/>
    <w:uiPriority w:val="99"/>
    <w:semiHidden/>
    <w:unhideWhenUsed/>
    <w:rsid w:val="003E3E54"/>
    <w:rPr>
      <w:sz w:val="16"/>
      <w:szCs w:val="16"/>
    </w:rPr>
  </w:style>
  <w:style w:type="paragraph" w:styleId="CommentText">
    <w:name w:val="annotation text"/>
    <w:basedOn w:val="Normal"/>
    <w:link w:val="CommentTextChar"/>
    <w:uiPriority w:val="99"/>
    <w:unhideWhenUsed/>
    <w:rsid w:val="003E3E54"/>
    <w:pPr>
      <w:spacing w:line="240" w:lineRule="auto"/>
    </w:pPr>
    <w:rPr>
      <w:sz w:val="20"/>
      <w:szCs w:val="20"/>
    </w:rPr>
  </w:style>
  <w:style w:type="character" w:customStyle="1" w:styleId="CommentTextChar">
    <w:name w:val="Comment Text Char"/>
    <w:basedOn w:val="DefaultParagraphFont"/>
    <w:link w:val="CommentText"/>
    <w:uiPriority w:val="99"/>
    <w:rsid w:val="003E3E54"/>
    <w:rPr>
      <w:sz w:val="20"/>
      <w:szCs w:val="20"/>
    </w:rPr>
  </w:style>
  <w:style w:type="character" w:styleId="Hyperlink">
    <w:name w:val="Hyperlink"/>
    <w:basedOn w:val="DefaultParagraphFont"/>
    <w:uiPriority w:val="99"/>
    <w:unhideWhenUsed/>
    <w:rsid w:val="003E3E54"/>
    <w:rPr>
      <w:color w:val="0563C1" w:themeColor="hyperlink"/>
      <w:u w:val="single"/>
    </w:rPr>
  </w:style>
  <w:style w:type="paragraph" w:styleId="Caption">
    <w:name w:val="caption"/>
    <w:basedOn w:val="Normal"/>
    <w:next w:val="Normal"/>
    <w:uiPriority w:val="35"/>
    <w:unhideWhenUsed/>
    <w:qFormat/>
    <w:rsid w:val="003E3E54"/>
    <w:pPr>
      <w:spacing w:after="200" w:line="240" w:lineRule="auto"/>
    </w:pPr>
    <w:rPr>
      <w:i/>
      <w:iCs/>
      <w:color w:val="44546A" w:themeColor="text2"/>
      <w:sz w:val="18"/>
      <w:szCs w:val="18"/>
    </w:rPr>
  </w:style>
  <w:style w:type="character" w:styleId="LineNumber">
    <w:name w:val="line number"/>
    <w:basedOn w:val="DefaultParagraphFont"/>
    <w:uiPriority w:val="99"/>
    <w:semiHidden/>
    <w:unhideWhenUsed/>
    <w:rsid w:val="00611A6F"/>
  </w:style>
  <w:style w:type="paragraph" w:styleId="CommentSubject">
    <w:name w:val="annotation subject"/>
    <w:basedOn w:val="CommentText"/>
    <w:next w:val="CommentText"/>
    <w:link w:val="CommentSubjectChar"/>
    <w:uiPriority w:val="99"/>
    <w:semiHidden/>
    <w:unhideWhenUsed/>
    <w:rsid w:val="00823CF3"/>
    <w:rPr>
      <w:b/>
      <w:bCs/>
    </w:rPr>
  </w:style>
  <w:style w:type="character" w:customStyle="1" w:styleId="CommentSubjectChar">
    <w:name w:val="Comment Subject Char"/>
    <w:basedOn w:val="CommentTextChar"/>
    <w:link w:val="CommentSubject"/>
    <w:uiPriority w:val="99"/>
    <w:semiHidden/>
    <w:rsid w:val="00823CF3"/>
    <w:rPr>
      <w:b/>
      <w:bCs/>
      <w:sz w:val="20"/>
      <w:szCs w:val="20"/>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gpwvoe5cb5b">
    <w:name w:val="gpwvoe5cb5b"/>
    <w:basedOn w:val="DefaultParagraphFont"/>
    <w:rsid w:val="00B90A55"/>
  </w:style>
  <w:style w:type="character" w:styleId="UnresolvedMention">
    <w:name w:val="Unresolved Mention"/>
    <w:basedOn w:val="DefaultParagraphFont"/>
    <w:uiPriority w:val="99"/>
    <w:semiHidden/>
    <w:unhideWhenUsed/>
    <w:rsid w:val="009328AE"/>
    <w:rPr>
      <w:color w:val="605E5C"/>
      <w:shd w:val="clear" w:color="auto" w:fill="E1DFDD"/>
    </w:rPr>
  </w:style>
  <w:style w:type="paragraph" w:styleId="Revision">
    <w:name w:val="Revision"/>
    <w:hidden/>
    <w:uiPriority w:val="99"/>
    <w:semiHidden/>
    <w:rsid w:val="00A13135"/>
    <w:pPr>
      <w:spacing w:after="0" w:line="240" w:lineRule="auto"/>
    </w:pPr>
  </w:style>
  <w:style w:type="character" w:styleId="FollowedHyperlink">
    <w:name w:val="FollowedHyperlink"/>
    <w:basedOn w:val="DefaultParagraphFont"/>
    <w:uiPriority w:val="99"/>
    <w:semiHidden/>
    <w:unhideWhenUsed/>
    <w:rsid w:val="004B547D"/>
    <w:rPr>
      <w:color w:val="954F72" w:themeColor="followedHyperlink"/>
      <w:u w:val="single"/>
    </w:rPr>
  </w:style>
  <w:style w:type="character" w:customStyle="1" w:styleId="output-run">
    <w:name w:val="output-run"/>
    <w:basedOn w:val="DefaultParagraphFont"/>
    <w:rsid w:val="00835252"/>
  </w:style>
  <w:style w:type="table" w:styleId="PlainTable2">
    <w:name w:val="Plain Table 2"/>
    <w:basedOn w:val="TableNormal"/>
    <w:uiPriority w:val="42"/>
    <w:rsid w:val="004E31E6"/>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Header">
    <w:name w:val="header"/>
    <w:basedOn w:val="Normal"/>
    <w:link w:val="HeaderChar"/>
    <w:uiPriority w:val="99"/>
    <w:unhideWhenUsed/>
    <w:rsid w:val="001B76F5"/>
    <w:pPr>
      <w:tabs>
        <w:tab w:val="center" w:pos="4513"/>
        <w:tab w:val="right" w:pos="9026"/>
      </w:tabs>
      <w:spacing w:after="0" w:line="240" w:lineRule="auto"/>
    </w:pPr>
  </w:style>
  <w:style w:type="character" w:customStyle="1" w:styleId="HeaderChar">
    <w:name w:val="Header Char"/>
    <w:basedOn w:val="DefaultParagraphFont"/>
    <w:link w:val="Header"/>
    <w:uiPriority w:val="99"/>
    <w:rsid w:val="001B76F5"/>
  </w:style>
  <w:style w:type="paragraph" w:styleId="Footer">
    <w:name w:val="footer"/>
    <w:basedOn w:val="Normal"/>
    <w:link w:val="FooterChar"/>
    <w:uiPriority w:val="99"/>
    <w:unhideWhenUsed/>
    <w:rsid w:val="001B76F5"/>
    <w:pPr>
      <w:tabs>
        <w:tab w:val="center" w:pos="4513"/>
        <w:tab w:val="right" w:pos="9026"/>
      </w:tabs>
      <w:spacing w:after="0" w:line="240" w:lineRule="auto"/>
    </w:pPr>
  </w:style>
  <w:style w:type="character" w:customStyle="1" w:styleId="FooterChar">
    <w:name w:val="Footer Char"/>
    <w:basedOn w:val="DefaultParagraphFont"/>
    <w:link w:val="Footer"/>
    <w:uiPriority w:val="99"/>
    <w:rsid w:val="001B76F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i.org/10.1098/rspb.1979.0081" TargetMode="External"/><Relationship Id="rId21" Type="http://schemas.openxmlformats.org/officeDocument/2006/relationships/hyperlink" Target="https://doi.org/10.1093/beheco/arh084" TargetMode="External"/><Relationship Id="rId42" Type="http://schemas.openxmlformats.org/officeDocument/2006/relationships/hyperlink" Target="https://doi.org/10.1051/kmae/2025022" TargetMode="External"/><Relationship Id="rId47" Type="http://schemas.openxmlformats.org/officeDocument/2006/relationships/hyperlink" Target="https://doi.org/10.1073/pnas.071061998" TargetMode="External"/><Relationship Id="rId63" Type="http://schemas.openxmlformats.org/officeDocument/2006/relationships/hyperlink" Target="https://doi.org/10.1139/cjz-2019-0089" TargetMode="External"/><Relationship Id="rId68" Type="http://schemas.openxmlformats.org/officeDocument/2006/relationships/image" Target="media/image2.png"/><Relationship Id="rId16" Type="http://schemas.openxmlformats.org/officeDocument/2006/relationships/hyperlink" Target="https://doi.org/10.1146/annurev.ecolsys.31.1.79" TargetMode="External"/><Relationship Id="rId11" Type="http://schemas.microsoft.com/office/2018/08/relationships/commentsExtensible" Target="commentsExtensible.xml"/><Relationship Id="rId24" Type="http://schemas.openxmlformats.org/officeDocument/2006/relationships/hyperlink" Target="https://doi.org/10.1111/brv.12087" TargetMode="External"/><Relationship Id="rId32" Type="http://schemas.openxmlformats.org/officeDocument/2006/relationships/hyperlink" Target="https://cran.r-project.org/web/packages/DHARMa/index.html" TargetMode="External"/><Relationship Id="rId37" Type="http://schemas.openxmlformats.org/officeDocument/2006/relationships/hyperlink" Target="https://doi.org/10.1080/00288330909510036" TargetMode="External"/><Relationship Id="rId40" Type="http://schemas.openxmlformats.org/officeDocument/2006/relationships/hyperlink" Target="https://cran.r-project.org/web/packages/emmeans/index.html" TargetMode="External"/><Relationship Id="rId45" Type="http://schemas.openxmlformats.org/officeDocument/2006/relationships/hyperlink" Target="https://doi.org/10.1111/j.1365-2427.2005.01438.x" TargetMode="External"/><Relationship Id="rId53" Type="http://schemas.openxmlformats.org/officeDocument/2006/relationships/hyperlink" Target="https://doi.org/10.1890/0012-9658(1997)078%255B1388:BMTCEO%255D2.0.CO;2" TargetMode="External"/><Relationship Id="rId58" Type="http://schemas.openxmlformats.org/officeDocument/2006/relationships/hyperlink" Target="https://doi.org/10.1007/s10886-005-9021-8" TargetMode="External"/><Relationship Id="rId66" Type="http://schemas.openxmlformats.org/officeDocument/2006/relationships/hyperlink" Target="https://doi.org/10.3390/ani14081147" TargetMode="External"/><Relationship Id="rId74" Type="http://schemas.openxmlformats.org/officeDocument/2006/relationships/footer" Target="footer2.xml"/><Relationship Id="rId79"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hyperlink" Target="https://doi.org/10.2307/1936188" TargetMode="External"/><Relationship Id="rId19" Type="http://schemas.openxmlformats.org/officeDocument/2006/relationships/hyperlink" Target="https://doi.org/10.1111/j.1365-2427.1993.tb00747.x" TargetMode="External"/><Relationship Id="rId14" Type="http://schemas.openxmlformats.org/officeDocument/2006/relationships/hyperlink" Target="https://olivierraven.github.io/NCE_Koura_catfish/" TargetMode="External"/><Relationship Id="rId22" Type="http://schemas.openxmlformats.org/officeDocument/2006/relationships/hyperlink" Target="http://hdl.handle.net/10179/1168" TargetMode="External"/><Relationship Id="rId27" Type="http://schemas.openxmlformats.org/officeDocument/2006/relationships/hyperlink" Target="https://atlas.boprc.govt.nz/api/v1/edms/document/A3591759/content" TargetMode="External"/><Relationship Id="rId30" Type="http://schemas.openxmlformats.org/officeDocument/2006/relationships/hyperlink" Target="https://doi.org/10.1080/10236240500376477" TargetMode="External"/><Relationship Id="rId35" Type="http://schemas.openxmlformats.org/officeDocument/2006/relationships/hyperlink" Target="https://doi.org/10.1007/s10750-013-1708-1" TargetMode="External"/><Relationship Id="rId43" Type="http://schemas.openxmlformats.org/officeDocument/2006/relationships/hyperlink" Target="https://doi.org/10.7717/peerj.665" TargetMode="External"/><Relationship Id="rId48" Type="http://schemas.openxmlformats.org/officeDocument/2006/relationships/hyperlink" Target="https://doi.org/10.1890/04-0719" TargetMode="External"/><Relationship Id="rId56" Type="http://schemas.openxmlformats.org/officeDocument/2006/relationships/hyperlink" Target="https://doi.org/10.1111/j.1752-4571.2010.00166.x" TargetMode="External"/><Relationship Id="rId64" Type="http://schemas.openxmlformats.org/officeDocument/2006/relationships/hyperlink" Target="https://doi.org/10.1002/ecs2.3188" TargetMode="External"/><Relationship Id="rId69" Type="http://schemas.openxmlformats.org/officeDocument/2006/relationships/image" Target="media/image3.png"/><Relationship Id="rId77" Type="http://schemas.openxmlformats.org/officeDocument/2006/relationships/fontTable" Target="fontTable.xml"/><Relationship Id="rId8" Type="http://schemas.openxmlformats.org/officeDocument/2006/relationships/comments" Target="comments.xml"/><Relationship Id="rId51" Type="http://schemas.openxmlformats.org/officeDocument/2006/relationships/hyperlink" Target="https://doi.org/10.1080/10236244.2020.1717338" TargetMode="External"/><Relationship Id="rId72" Type="http://schemas.openxmlformats.org/officeDocument/2006/relationships/header" Target="header2.xml"/><Relationship Id="rId80" Type="http://schemas.microsoft.com/office/2020/10/relationships/intelligence" Target="intelligence2.xml"/><Relationship Id="rId3" Type="http://schemas.openxmlformats.org/officeDocument/2006/relationships/styles" Target="styles.xml"/><Relationship Id="rId12" Type="http://schemas.openxmlformats.org/officeDocument/2006/relationships/hyperlink" Target="mailto:or81@students.waikato.ac.nz" TargetMode="External"/><Relationship Id="rId17" Type="http://schemas.openxmlformats.org/officeDocument/2006/relationships/hyperlink" Target="https://doi.org/10.1371/journal.pone.0340001" TargetMode="External"/><Relationship Id="rId25" Type="http://schemas.openxmlformats.org/officeDocument/2006/relationships/hyperlink" Target="https://doi.org/10.1111/1365-2435.12007" TargetMode="External"/><Relationship Id="rId33" Type="http://schemas.openxmlformats.org/officeDocument/2006/relationships/hyperlink" Target="https://doi.org/10.1046/j.1439-0310.2003.00902.x" TargetMode="External"/><Relationship Id="rId38" Type="http://schemas.openxmlformats.org/officeDocument/2006/relationships/hyperlink" Target="https://doi.org/10.1139/z01-094" TargetMode="External"/><Relationship Id="rId46" Type="http://schemas.openxmlformats.org/officeDocument/2006/relationships/hyperlink" Target="https://doi.org/10.1046/j.1365-2427.2001.00702.x" TargetMode="External"/><Relationship Id="rId59" Type="http://schemas.openxmlformats.org/officeDocument/2006/relationships/hyperlink" Target="https://doi.org/10.3897/neobiota.97.139760" TargetMode="External"/><Relationship Id="rId67" Type="http://schemas.openxmlformats.org/officeDocument/2006/relationships/image" Target="media/image1.png"/><Relationship Id="rId20" Type="http://schemas.openxmlformats.org/officeDocument/2006/relationships/hyperlink" Target="https://doi.org/10.32614/RJ-2017-066" TargetMode="External"/><Relationship Id="rId41" Type="http://schemas.openxmlformats.org/officeDocument/2006/relationships/hyperlink" Target="https://doi.org/10.1139/z90-092" TargetMode="External"/><Relationship Id="rId54" Type="http://schemas.openxmlformats.org/officeDocument/2006/relationships/hyperlink" Target="https://doi.org/10.1111/1365-2656.13213" TargetMode="External"/><Relationship Id="rId62" Type="http://schemas.openxmlformats.org/officeDocument/2006/relationships/hyperlink" Target="https://doi.org/10.1890/02-0618" TargetMode="External"/><Relationship Id="rId70" Type="http://schemas.openxmlformats.org/officeDocument/2006/relationships/image" Target="media/image4.png"/><Relationship Id="rId75"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doi.org/10.5281/zenodo.19476793" TargetMode="External"/><Relationship Id="rId23" Type="http://schemas.openxmlformats.org/officeDocument/2006/relationships/hyperlink" Target="https://doi.org/10.1007/978-0-387-22456-5_6" TargetMode="External"/><Relationship Id="rId28" Type="http://schemas.openxmlformats.org/officeDocument/2006/relationships/hyperlink" Target="https://doi.org/10.1073/pnas.1602480113" TargetMode="External"/><Relationship Id="rId36" Type="http://schemas.openxmlformats.org/officeDocument/2006/relationships/hyperlink" Target="https://doi.org/10.1007/s10530-016-1268-1" TargetMode="External"/><Relationship Id="rId49" Type="http://schemas.openxmlformats.org/officeDocument/2006/relationships/hyperlink" Target="https://doi.org/10.1371/journal.pone.0002465" TargetMode="External"/><Relationship Id="rId57" Type="http://schemas.openxmlformats.org/officeDocument/2006/relationships/hyperlink" Target="https://doi.org/10.1016/j.tree.2022.11.001" TargetMode="External"/><Relationship Id="rId10" Type="http://schemas.microsoft.com/office/2016/09/relationships/commentsIds" Target="commentsIds.xml"/><Relationship Id="rId31" Type="http://schemas.openxmlformats.org/officeDocument/2006/relationships/hyperlink" Target="https://doi.org/10.1111/j.1365-2427.2011.02595.x" TargetMode="External"/><Relationship Id="rId44" Type="http://schemas.openxmlformats.org/officeDocument/2006/relationships/hyperlink" Target="https://agris.fao.org/search/en/providers/122621/records/6473966cce9437aa76003d0e" TargetMode="External"/><Relationship Id="rId52" Type="http://schemas.openxmlformats.org/officeDocument/2006/relationships/hyperlink" Target="https://teara.govt.nz/en/eels" TargetMode="External"/><Relationship Id="rId60" Type="http://schemas.openxmlformats.org/officeDocument/2006/relationships/hyperlink" Target="https://doi.org/10.1080/10236244.2010.487301" TargetMode="External"/><Relationship Id="rId65" Type="http://schemas.openxmlformats.org/officeDocument/2006/relationships/hyperlink" Target="https://doi.org/10.1080/03949370.2010.505580" TargetMode="External"/><Relationship Id="rId73" Type="http://schemas.openxmlformats.org/officeDocument/2006/relationships/footer" Target="footer1.xml"/><Relationship Id="rId78" Type="http://schemas.microsoft.com/office/2011/relationships/people" Target="people.xml"/><Relationship Id="rId4" Type="http://schemas.openxmlformats.org/officeDocument/2006/relationships/settings" Target="settings.xml"/><Relationship Id="rId9" Type="http://schemas.microsoft.com/office/2011/relationships/commentsExtended" Target="commentsExtended.xml"/><Relationship Id="rId13" Type="http://schemas.openxmlformats.org/officeDocument/2006/relationships/hyperlink" Target="https://github.com/OlivierRaven/NCE_Koura_catfish.git" TargetMode="External"/><Relationship Id="rId18" Type="http://schemas.openxmlformats.org/officeDocument/2006/relationships/hyperlink" Target="https://doi.org/10.1163/1568539X-00003501" TargetMode="External"/><Relationship Id="rId39" Type="http://schemas.openxmlformats.org/officeDocument/2006/relationships/hyperlink" Target="https://doi.org/10.5194/we-25-221-2025" TargetMode="External"/><Relationship Id="rId34" Type="http://schemas.openxmlformats.org/officeDocument/2006/relationships/hyperlink" Target="https://doi.org/10.1080/00288330.1997.9516796" TargetMode="External"/><Relationship Id="rId50" Type="http://schemas.openxmlformats.org/officeDocument/2006/relationships/hyperlink" Target="https://www.R-project.org/" TargetMode="External"/><Relationship Id="rId55" Type="http://schemas.openxmlformats.org/officeDocument/2006/relationships/hyperlink" Target="https://doi.org/10.1111/j.1600-0706.2009.18039.x" TargetMode="External"/><Relationship Id="rId76" Type="http://schemas.openxmlformats.org/officeDocument/2006/relationships/footer" Target="footer3.xml"/><Relationship Id="rId7" Type="http://schemas.openxmlformats.org/officeDocument/2006/relationships/endnotes" Target="endnotes.xml"/><Relationship Id="rId71" Type="http://schemas.openxmlformats.org/officeDocument/2006/relationships/header" Target="header1.xml"/><Relationship Id="rId2" Type="http://schemas.openxmlformats.org/officeDocument/2006/relationships/numbering" Target="numbering.xml"/><Relationship Id="rId29" Type="http://schemas.openxmlformats.org/officeDocument/2006/relationships/hyperlink" Target="https://doi.org/10.1086/70225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877FD5-D559-4E16-9946-DDE3AA86AE2F}">
  <ds:schemaRefs>
    <ds:schemaRef ds:uri="http://schemas.openxmlformats.org/officeDocument/2006/bibliography"/>
  </ds:schemaRefs>
</ds:datastoreItem>
</file>

<file path=docMetadata/LabelInfo.xml><?xml version="1.0" encoding="utf-8"?>
<clbl:labelList xmlns:clbl="http://schemas.microsoft.com/office/2020/mipLabelMetadata">
  <clbl:label id="{220f5dc3-9452-48e5-9b4f-888df42f7a2d}" enabled="0" method="" siteId="{220f5dc3-9452-48e5-9b4f-888df42f7a2d}" removed="1"/>
</clbl:labelList>
</file>

<file path=docProps/app.xml><?xml version="1.0" encoding="utf-8"?>
<Properties xmlns="http://schemas.openxmlformats.org/officeDocument/2006/extended-properties" xmlns:vt="http://schemas.openxmlformats.org/officeDocument/2006/docPropsVTypes">
  <Template>Normal.dotm</Template>
  <TotalTime>2</TotalTime>
  <Pages>23</Pages>
  <Words>9029</Words>
  <Characters>51468</Characters>
  <Application>Microsoft Office Word</Application>
  <DocSecurity>0</DocSecurity>
  <Lines>428</Lines>
  <Paragraphs>120</Paragraphs>
  <ScaleCrop>false</ScaleCrop>
  <Company/>
  <LinksUpToDate>false</LinksUpToDate>
  <CharactersWithSpaces>60377</CharactersWithSpaces>
  <SharedDoc>false</SharedDoc>
  <HLinks>
    <vt:vector size="342" baseType="variant">
      <vt:variant>
        <vt:i4>7471212</vt:i4>
      </vt:variant>
      <vt:variant>
        <vt:i4>168</vt:i4>
      </vt:variant>
      <vt:variant>
        <vt:i4>0</vt:i4>
      </vt:variant>
      <vt:variant>
        <vt:i4>5</vt:i4>
      </vt:variant>
      <vt:variant>
        <vt:lpwstr>https://doi.org/10.3390/ani14081147</vt:lpwstr>
      </vt:variant>
      <vt:variant>
        <vt:lpwstr/>
      </vt:variant>
      <vt:variant>
        <vt:i4>458827</vt:i4>
      </vt:variant>
      <vt:variant>
        <vt:i4>165</vt:i4>
      </vt:variant>
      <vt:variant>
        <vt:i4>0</vt:i4>
      </vt:variant>
      <vt:variant>
        <vt:i4>5</vt:i4>
      </vt:variant>
      <vt:variant>
        <vt:lpwstr>https://doi.org/10.1080/03949370.2010.505580</vt:lpwstr>
      </vt:variant>
      <vt:variant>
        <vt:lpwstr/>
      </vt:variant>
      <vt:variant>
        <vt:i4>4784209</vt:i4>
      </vt:variant>
      <vt:variant>
        <vt:i4>162</vt:i4>
      </vt:variant>
      <vt:variant>
        <vt:i4>0</vt:i4>
      </vt:variant>
      <vt:variant>
        <vt:i4>5</vt:i4>
      </vt:variant>
      <vt:variant>
        <vt:lpwstr>https://doi.org/10.1002/ecs2.3188</vt:lpwstr>
      </vt:variant>
      <vt:variant>
        <vt:lpwstr/>
      </vt:variant>
      <vt:variant>
        <vt:i4>5636181</vt:i4>
      </vt:variant>
      <vt:variant>
        <vt:i4>159</vt:i4>
      </vt:variant>
      <vt:variant>
        <vt:i4>0</vt:i4>
      </vt:variant>
      <vt:variant>
        <vt:i4>5</vt:i4>
      </vt:variant>
      <vt:variant>
        <vt:lpwstr>https://doi.org/10.1139/cjz-2019-0089</vt:lpwstr>
      </vt:variant>
      <vt:variant>
        <vt:lpwstr/>
      </vt:variant>
      <vt:variant>
        <vt:i4>2687097</vt:i4>
      </vt:variant>
      <vt:variant>
        <vt:i4>156</vt:i4>
      </vt:variant>
      <vt:variant>
        <vt:i4>0</vt:i4>
      </vt:variant>
      <vt:variant>
        <vt:i4>5</vt:i4>
      </vt:variant>
      <vt:variant>
        <vt:lpwstr>https://doi.org/10.1890/02-0618</vt:lpwstr>
      </vt:variant>
      <vt:variant>
        <vt:lpwstr/>
      </vt:variant>
      <vt:variant>
        <vt:i4>2556013</vt:i4>
      </vt:variant>
      <vt:variant>
        <vt:i4>153</vt:i4>
      </vt:variant>
      <vt:variant>
        <vt:i4>0</vt:i4>
      </vt:variant>
      <vt:variant>
        <vt:i4>5</vt:i4>
      </vt:variant>
      <vt:variant>
        <vt:lpwstr>https://doi.org/10.2307/1936188</vt:lpwstr>
      </vt:variant>
      <vt:variant>
        <vt:lpwstr/>
      </vt:variant>
      <vt:variant>
        <vt:i4>589894</vt:i4>
      </vt:variant>
      <vt:variant>
        <vt:i4>150</vt:i4>
      </vt:variant>
      <vt:variant>
        <vt:i4>0</vt:i4>
      </vt:variant>
      <vt:variant>
        <vt:i4>5</vt:i4>
      </vt:variant>
      <vt:variant>
        <vt:lpwstr>https://doi.org/10.1080/10236244.2010.487301</vt:lpwstr>
      </vt:variant>
      <vt:variant>
        <vt:lpwstr/>
      </vt:variant>
      <vt:variant>
        <vt:i4>3276910</vt:i4>
      </vt:variant>
      <vt:variant>
        <vt:i4>147</vt:i4>
      </vt:variant>
      <vt:variant>
        <vt:i4>0</vt:i4>
      </vt:variant>
      <vt:variant>
        <vt:i4>5</vt:i4>
      </vt:variant>
      <vt:variant>
        <vt:lpwstr>https://doi.org/10.3897/neobiota.97.139760</vt:lpwstr>
      </vt:variant>
      <vt:variant>
        <vt:lpwstr/>
      </vt:variant>
      <vt:variant>
        <vt:i4>983063</vt:i4>
      </vt:variant>
      <vt:variant>
        <vt:i4>144</vt:i4>
      </vt:variant>
      <vt:variant>
        <vt:i4>0</vt:i4>
      </vt:variant>
      <vt:variant>
        <vt:i4>5</vt:i4>
      </vt:variant>
      <vt:variant>
        <vt:lpwstr>https://doi.org/10.1007/s10886-005-9021-8</vt:lpwstr>
      </vt:variant>
      <vt:variant>
        <vt:lpwstr/>
      </vt:variant>
      <vt:variant>
        <vt:i4>3473444</vt:i4>
      </vt:variant>
      <vt:variant>
        <vt:i4>141</vt:i4>
      </vt:variant>
      <vt:variant>
        <vt:i4>0</vt:i4>
      </vt:variant>
      <vt:variant>
        <vt:i4>5</vt:i4>
      </vt:variant>
      <vt:variant>
        <vt:lpwstr>https://doi.org/10.1016/j.tree.2022.11.001</vt:lpwstr>
      </vt:variant>
      <vt:variant>
        <vt:lpwstr/>
      </vt:variant>
      <vt:variant>
        <vt:i4>5963800</vt:i4>
      </vt:variant>
      <vt:variant>
        <vt:i4>138</vt:i4>
      </vt:variant>
      <vt:variant>
        <vt:i4>0</vt:i4>
      </vt:variant>
      <vt:variant>
        <vt:i4>5</vt:i4>
      </vt:variant>
      <vt:variant>
        <vt:lpwstr>https://doi.org/10.1111/j.1752-4571.2010.00166.x</vt:lpwstr>
      </vt:variant>
      <vt:variant>
        <vt:lpwstr/>
      </vt:variant>
      <vt:variant>
        <vt:i4>6094868</vt:i4>
      </vt:variant>
      <vt:variant>
        <vt:i4>135</vt:i4>
      </vt:variant>
      <vt:variant>
        <vt:i4>0</vt:i4>
      </vt:variant>
      <vt:variant>
        <vt:i4>5</vt:i4>
      </vt:variant>
      <vt:variant>
        <vt:lpwstr>https://doi.org/10.1111/j.1600-0706.2009.18039.x</vt:lpwstr>
      </vt:variant>
      <vt:variant>
        <vt:lpwstr/>
      </vt:variant>
      <vt:variant>
        <vt:i4>4128883</vt:i4>
      </vt:variant>
      <vt:variant>
        <vt:i4>132</vt:i4>
      </vt:variant>
      <vt:variant>
        <vt:i4>0</vt:i4>
      </vt:variant>
      <vt:variant>
        <vt:i4>5</vt:i4>
      </vt:variant>
      <vt:variant>
        <vt:lpwstr>https://doi.org/10.1111/1365-2656.13213</vt:lpwstr>
      </vt:variant>
      <vt:variant>
        <vt:lpwstr/>
      </vt:variant>
      <vt:variant>
        <vt:i4>3276919</vt:i4>
      </vt:variant>
      <vt:variant>
        <vt:i4>129</vt:i4>
      </vt:variant>
      <vt:variant>
        <vt:i4>0</vt:i4>
      </vt:variant>
      <vt:variant>
        <vt:i4>5</vt:i4>
      </vt:variant>
      <vt:variant>
        <vt:lpwstr>https://doi.org/10.1890/0012-9658(1997)078%255B1388:BMTCEO%255D2.0.CO;2</vt:lpwstr>
      </vt:variant>
      <vt:variant>
        <vt:lpwstr/>
      </vt:variant>
      <vt:variant>
        <vt:i4>1376350</vt:i4>
      </vt:variant>
      <vt:variant>
        <vt:i4>126</vt:i4>
      </vt:variant>
      <vt:variant>
        <vt:i4>0</vt:i4>
      </vt:variant>
      <vt:variant>
        <vt:i4>5</vt:i4>
      </vt:variant>
      <vt:variant>
        <vt:lpwstr>https://teara.govt.nz/en/eels</vt:lpwstr>
      </vt:variant>
      <vt:variant>
        <vt:lpwstr/>
      </vt:variant>
      <vt:variant>
        <vt:i4>196678</vt:i4>
      </vt:variant>
      <vt:variant>
        <vt:i4>123</vt:i4>
      </vt:variant>
      <vt:variant>
        <vt:i4>0</vt:i4>
      </vt:variant>
      <vt:variant>
        <vt:i4>5</vt:i4>
      </vt:variant>
      <vt:variant>
        <vt:lpwstr>https://doi.org/10.1080/10236244.2020.1717338</vt:lpwstr>
      </vt:variant>
      <vt:variant>
        <vt:lpwstr/>
      </vt:variant>
      <vt:variant>
        <vt:i4>7143476</vt:i4>
      </vt:variant>
      <vt:variant>
        <vt:i4>120</vt:i4>
      </vt:variant>
      <vt:variant>
        <vt:i4>0</vt:i4>
      </vt:variant>
      <vt:variant>
        <vt:i4>5</vt:i4>
      </vt:variant>
      <vt:variant>
        <vt:lpwstr>https://www.r-project.org/</vt:lpwstr>
      </vt:variant>
      <vt:variant>
        <vt:lpwstr/>
      </vt:variant>
      <vt:variant>
        <vt:i4>5046337</vt:i4>
      </vt:variant>
      <vt:variant>
        <vt:i4>117</vt:i4>
      </vt:variant>
      <vt:variant>
        <vt:i4>0</vt:i4>
      </vt:variant>
      <vt:variant>
        <vt:i4>5</vt:i4>
      </vt:variant>
      <vt:variant>
        <vt:lpwstr>https://doi.org/10.1371/journal.pone.0002465</vt:lpwstr>
      </vt:variant>
      <vt:variant>
        <vt:lpwstr/>
      </vt:variant>
      <vt:variant>
        <vt:i4>3080312</vt:i4>
      </vt:variant>
      <vt:variant>
        <vt:i4>114</vt:i4>
      </vt:variant>
      <vt:variant>
        <vt:i4>0</vt:i4>
      </vt:variant>
      <vt:variant>
        <vt:i4>5</vt:i4>
      </vt:variant>
      <vt:variant>
        <vt:lpwstr>https://doi.org/10.1890/04-0719</vt:lpwstr>
      </vt:variant>
      <vt:variant>
        <vt:lpwstr/>
      </vt:variant>
      <vt:variant>
        <vt:i4>4128873</vt:i4>
      </vt:variant>
      <vt:variant>
        <vt:i4>111</vt:i4>
      </vt:variant>
      <vt:variant>
        <vt:i4>0</vt:i4>
      </vt:variant>
      <vt:variant>
        <vt:i4>5</vt:i4>
      </vt:variant>
      <vt:variant>
        <vt:lpwstr>https://doi.org/10.1073/pnas.071061998</vt:lpwstr>
      </vt:variant>
      <vt:variant>
        <vt:lpwstr/>
      </vt:variant>
      <vt:variant>
        <vt:i4>6094877</vt:i4>
      </vt:variant>
      <vt:variant>
        <vt:i4>108</vt:i4>
      </vt:variant>
      <vt:variant>
        <vt:i4>0</vt:i4>
      </vt:variant>
      <vt:variant>
        <vt:i4>5</vt:i4>
      </vt:variant>
      <vt:variant>
        <vt:lpwstr>https://doi.org/10.1046/j.1365-2427.2001.00702.x</vt:lpwstr>
      </vt:variant>
      <vt:variant>
        <vt:lpwstr/>
      </vt:variant>
      <vt:variant>
        <vt:i4>5570585</vt:i4>
      </vt:variant>
      <vt:variant>
        <vt:i4>105</vt:i4>
      </vt:variant>
      <vt:variant>
        <vt:i4>0</vt:i4>
      </vt:variant>
      <vt:variant>
        <vt:i4>5</vt:i4>
      </vt:variant>
      <vt:variant>
        <vt:lpwstr>https://doi.org/10.1111/j.1365-2427.2005.01438.x</vt:lpwstr>
      </vt:variant>
      <vt:variant>
        <vt:lpwstr/>
      </vt:variant>
      <vt:variant>
        <vt:i4>786457</vt:i4>
      </vt:variant>
      <vt:variant>
        <vt:i4>102</vt:i4>
      </vt:variant>
      <vt:variant>
        <vt:i4>0</vt:i4>
      </vt:variant>
      <vt:variant>
        <vt:i4>5</vt:i4>
      </vt:variant>
      <vt:variant>
        <vt:lpwstr>https://agris.fao.org/search/en/providers/122621/records/6473966cce9437aa76003d0e</vt:lpwstr>
      </vt:variant>
      <vt:variant>
        <vt:lpwstr/>
      </vt:variant>
      <vt:variant>
        <vt:i4>1048695</vt:i4>
      </vt:variant>
      <vt:variant>
        <vt:i4>99</vt:i4>
      </vt:variant>
      <vt:variant>
        <vt:i4>0</vt:i4>
      </vt:variant>
      <vt:variant>
        <vt:i4>5</vt:i4>
      </vt:variant>
      <vt:variant>
        <vt:lpwstr>https://niwa.co.nz/sites/default/files/2025-04/te_arawa_species_report_tuna_0.pdf</vt:lpwstr>
      </vt:variant>
      <vt:variant>
        <vt:lpwstr/>
      </vt:variant>
      <vt:variant>
        <vt:i4>1769491</vt:i4>
      </vt:variant>
      <vt:variant>
        <vt:i4>96</vt:i4>
      </vt:variant>
      <vt:variant>
        <vt:i4>0</vt:i4>
      </vt:variant>
      <vt:variant>
        <vt:i4>5</vt:i4>
      </vt:variant>
      <vt:variant>
        <vt:lpwstr>https://doi.org/10.7717/peerj.665</vt:lpwstr>
      </vt:variant>
      <vt:variant>
        <vt:lpwstr/>
      </vt:variant>
      <vt:variant>
        <vt:i4>1835081</vt:i4>
      </vt:variant>
      <vt:variant>
        <vt:i4>93</vt:i4>
      </vt:variant>
      <vt:variant>
        <vt:i4>0</vt:i4>
      </vt:variant>
      <vt:variant>
        <vt:i4>5</vt:i4>
      </vt:variant>
      <vt:variant>
        <vt:lpwstr>https://doi.org/10.1051/kmae/2025022</vt:lpwstr>
      </vt:variant>
      <vt:variant>
        <vt:lpwstr/>
      </vt:variant>
      <vt:variant>
        <vt:i4>3997736</vt:i4>
      </vt:variant>
      <vt:variant>
        <vt:i4>90</vt:i4>
      </vt:variant>
      <vt:variant>
        <vt:i4>0</vt:i4>
      </vt:variant>
      <vt:variant>
        <vt:i4>5</vt:i4>
      </vt:variant>
      <vt:variant>
        <vt:lpwstr>https://doi.org/10.1139/z90-092</vt:lpwstr>
      </vt:variant>
      <vt:variant>
        <vt:lpwstr/>
      </vt:variant>
      <vt:variant>
        <vt:i4>2097271</vt:i4>
      </vt:variant>
      <vt:variant>
        <vt:i4>87</vt:i4>
      </vt:variant>
      <vt:variant>
        <vt:i4>0</vt:i4>
      </vt:variant>
      <vt:variant>
        <vt:i4>5</vt:i4>
      </vt:variant>
      <vt:variant>
        <vt:lpwstr>https://cran.r-project.org/web/packages/emmeans/index.html</vt:lpwstr>
      </vt:variant>
      <vt:variant>
        <vt:lpwstr/>
      </vt:variant>
      <vt:variant>
        <vt:i4>8257587</vt:i4>
      </vt:variant>
      <vt:variant>
        <vt:i4>84</vt:i4>
      </vt:variant>
      <vt:variant>
        <vt:i4>0</vt:i4>
      </vt:variant>
      <vt:variant>
        <vt:i4>5</vt:i4>
      </vt:variant>
      <vt:variant>
        <vt:lpwstr>https://doi.org/10.5194/we-25-221-2025</vt:lpwstr>
      </vt:variant>
      <vt:variant>
        <vt:lpwstr/>
      </vt:variant>
      <vt:variant>
        <vt:i4>3407913</vt:i4>
      </vt:variant>
      <vt:variant>
        <vt:i4>81</vt:i4>
      </vt:variant>
      <vt:variant>
        <vt:i4>0</vt:i4>
      </vt:variant>
      <vt:variant>
        <vt:i4>5</vt:i4>
      </vt:variant>
      <vt:variant>
        <vt:lpwstr>https://doi.org/10.1139/z01-094</vt:lpwstr>
      </vt:variant>
      <vt:variant>
        <vt:lpwstr/>
      </vt:variant>
      <vt:variant>
        <vt:i4>1441874</vt:i4>
      </vt:variant>
      <vt:variant>
        <vt:i4>78</vt:i4>
      </vt:variant>
      <vt:variant>
        <vt:i4>0</vt:i4>
      </vt:variant>
      <vt:variant>
        <vt:i4>5</vt:i4>
      </vt:variant>
      <vt:variant>
        <vt:lpwstr>https://doi.org/10.1080/00288330909510036</vt:lpwstr>
      </vt:variant>
      <vt:variant>
        <vt:lpwstr/>
      </vt:variant>
      <vt:variant>
        <vt:i4>720918</vt:i4>
      </vt:variant>
      <vt:variant>
        <vt:i4>75</vt:i4>
      </vt:variant>
      <vt:variant>
        <vt:i4>0</vt:i4>
      </vt:variant>
      <vt:variant>
        <vt:i4>5</vt:i4>
      </vt:variant>
      <vt:variant>
        <vt:lpwstr>https://doi.org/10.1007/s10530-016-1268-1</vt:lpwstr>
      </vt:variant>
      <vt:variant>
        <vt:lpwstr/>
      </vt:variant>
      <vt:variant>
        <vt:i4>655381</vt:i4>
      </vt:variant>
      <vt:variant>
        <vt:i4>72</vt:i4>
      </vt:variant>
      <vt:variant>
        <vt:i4>0</vt:i4>
      </vt:variant>
      <vt:variant>
        <vt:i4>5</vt:i4>
      </vt:variant>
      <vt:variant>
        <vt:lpwstr>https://doi.org/10.1007/s10750-013-1708-1</vt:lpwstr>
      </vt:variant>
      <vt:variant>
        <vt:lpwstr/>
      </vt:variant>
      <vt:variant>
        <vt:i4>786508</vt:i4>
      </vt:variant>
      <vt:variant>
        <vt:i4>69</vt:i4>
      </vt:variant>
      <vt:variant>
        <vt:i4>0</vt:i4>
      </vt:variant>
      <vt:variant>
        <vt:i4>5</vt:i4>
      </vt:variant>
      <vt:variant>
        <vt:lpwstr>https://doi.org/10.1080/00288330.1997.9516796</vt:lpwstr>
      </vt:variant>
      <vt:variant>
        <vt:lpwstr/>
      </vt:variant>
      <vt:variant>
        <vt:i4>5963800</vt:i4>
      </vt:variant>
      <vt:variant>
        <vt:i4>66</vt:i4>
      </vt:variant>
      <vt:variant>
        <vt:i4>0</vt:i4>
      </vt:variant>
      <vt:variant>
        <vt:i4>5</vt:i4>
      </vt:variant>
      <vt:variant>
        <vt:lpwstr>https://doi.org/10.1046/j.1439-0310.2003.00902.x</vt:lpwstr>
      </vt:variant>
      <vt:variant>
        <vt:lpwstr/>
      </vt:variant>
      <vt:variant>
        <vt:i4>6225931</vt:i4>
      </vt:variant>
      <vt:variant>
        <vt:i4>63</vt:i4>
      </vt:variant>
      <vt:variant>
        <vt:i4>0</vt:i4>
      </vt:variant>
      <vt:variant>
        <vt:i4>5</vt:i4>
      </vt:variant>
      <vt:variant>
        <vt:lpwstr>https://cran.r-project.org/web/packages/DHARMa/index.html</vt:lpwstr>
      </vt:variant>
      <vt:variant>
        <vt:lpwstr/>
      </vt:variant>
      <vt:variant>
        <vt:i4>6094865</vt:i4>
      </vt:variant>
      <vt:variant>
        <vt:i4>60</vt:i4>
      </vt:variant>
      <vt:variant>
        <vt:i4>0</vt:i4>
      </vt:variant>
      <vt:variant>
        <vt:i4>5</vt:i4>
      </vt:variant>
      <vt:variant>
        <vt:lpwstr>https://doi.org/10.1111/j.1365-2427.2011.02595.x</vt:lpwstr>
      </vt:variant>
      <vt:variant>
        <vt:lpwstr/>
      </vt:variant>
      <vt:variant>
        <vt:i4>1572957</vt:i4>
      </vt:variant>
      <vt:variant>
        <vt:i4>57</vt:i4>
      </vt:variant>
      <vt:variant>
        <vt:i4>0</vt:i4>
      </vt:variant>
      <vt:variant>
        <vt:i4>5</vt:i4>
      </vt:variant>
      <vt:variant>
        <vt:lpwstr>https://doi.org/10.1080/10236240500376477</vt:lpwstr>
      </vt:variant>
      <vt:variant>
        <vt:lpwstr/>
      </vt:variant>
      <vt:variant>
        <vt:i4>2818156</vt:i4>
      </vt:variant>
      <vt:variant>
        <vt:i4>54</vt:i4>
      </vt:variant>
      <vt:variant>
        <vt:i4>0</vt:i4>
      </vt:variant>
      <vt:variant>
        <vt:i4>5</vt:i4>
      </vt:variant>
      <vt:variant>
        <vt:lpwstr>https://doi.org/10.1086/702252</vt:lpwstr>
      </vt:variant>
      <vt:variant>
        <vt:lpwstr/>
      </vt:variant>
      <vt:variant>
        <vt:i4>4849750</vt:i4>
      </vt:variant>
      <vt:variant>
        <vt:i4>51</vt:i4>
      </vt:variant>
      <vt:variant>
        <vt:i4>0</vt:i4>
      </vt:variant>
      <vt:variant>
        <vt:i4>5</vt:i4>
      </vt:variant>
      <vt:variant>
        <vt:lpwstr>https://doi.org/10.1111/eth.13011</vt:lpwstr>
      </vt:variant>
      <vt:variant>
        <vt:lpwstr/>
      </vt:variant>
      <vt:variant>
        <vt:i4>3997803</vt:i4>
      </vt:variant>
      <vt:variant>
        <vt:i4>48</vt:i4>
      </vt:variant>
      <vt:variant>
        <vt:i4>0</vt:i4>
      </vt:variant>
      <vt:variant>
        <vt:i4>5</vt:i4>
      </vt:variant>
      <vt:variant>
        <vt:lpwstr>https://doi.org/10.1073/pnas.1602480113</vt:lpwstr>
      </vt:variant>
      <vt:variant>
        <vt:lpwstr/>
      </vt:variant>
      <vt:variant>
        <vt:i4>720907</vt:i4>
      </vt:variant>
      <vt:variant>
        <vt:i4>45</vt:i4>
      </vt:variant>
      <vt:variant>
        <vt:i4>0</vt:i4>
      </vt:variant>
      <vt:variant>
        <vt:i4>5</vt:i4>
      </vt:variant>
      <vt:variant>
        <vt:lpwstr>https://atlas.boprc.govt.nz/api/v1/edms/document/A3591759/content</vt:lpwstr>
      </vt:variant>
      <vt:variant>
        <vt:lpwstr/>
      </vt:variant>
      <vt:variant>
        <vt:i4>2228342</vt:i4>
      </vt:variant>
      <vt:variant>
        <vt:i4>42</vt:i4>
      </vt:variant>
      <vt:variant>
        <vt:i4>0</vt:i4>
      </vt:variant>
      <vt:variant>
        <vt:i4>5</vt:i4>
      </vt:variant>
      <vt:variant>
        <vt:lpwstr>https://doi.org/10.1098/rspb.1979.0081</vt:lpwstr>
      </vt:variant>
      <vt:variant>
        <vt:lpwstr/>
      </vt:variant>
      <vt:variant>
        <vt:i4>3735664</vt:i4>
      </vt:variant>
      <vt:variant>
        <vt:i4>39</vt:i4>
      </vt:variant>
      <vt:variant>
        <vt:i4>0</vt:i4>
      </vt:variant>
      <vt:variant>
        <vt:i4>5</vt:i4>
      </vt:variant>
      <vt:variant>
        <vt:lpwstr>https://doi.org/10.1111/1365-2435.12007</vt:lpwstr>
      </vt:variant>
      <vt:variant>
        <vt:lpwstr/>
      </vt:variant>
      <vt:variant>
        <vt:i4>4456527</vt:i4>
      </vt:variant>
      <vt:variant>
        <vt:i4>36</vt:i4>
      </vt:variant>
      <vt:variant>
        <vt:i4>0</vt:i4>
      </vt:variant>
      <vt:variant>
        <vt:i4>5</vt:i4>
      </vt:variant>
      <vt:variant>
        <vt:lpwstr>https://doi.org/10.1111/brv.12087</vt:lpwstr>
      </vt:variant>
      <vt:variant>
        <vt:lpwstr/>
      </vt:variant>
      <vt:variant>
        <vt:i4>4456557</vt:i4>
      </vt:variant>
      <vt:variant>
        <vt:i4>33</vt:i4>
      </vt:variant>
      <vt:variant>
        <vt:i4>0</vt:i4>
      </vt:variant>
      <vt:variant>
        <vt:i4>5</vt:i4>
      </vt:variant>
      <vt:variant>
        <vt:lpwstr>https://doi.org/10.1007/978-0-387-22456-5_6</vt:lpwstr>
      </vt:variant>
      <vt:variant>
        <vt:lpwstr/>
      </vt:variant>
      <vt:variant>
        <vt:i4>7</vt:i4>
      </vt:variant>
      <vt:variant>
        <vt:i4>30</vt:i4>
      </vt:variant>
      <vt:variant>
        <vt:i4>0</vt:i4>
      </vt:variant>
      <vt:variant>
        <vt:i4>5</vt:i4>
      </vt:variant>
      <vt:variant>
        <vt:lpwstr>http://hdl.handle.net/10179/1168</vt:lpwstr>
      </vt:variant>
      <vt:variant>
        <vt:lpwstr/>
      </vt:variant>
      <vt:variant>
        <vt:i4>4456541</vt:i4>
      </vt:variant>
      <vt:variant>
        <vt:i4>27</vt:i4>
      </vt:variant>
      <vt:variant>
        <vt:i4>0</vt:i4>
      </vt:variant>
      <vt:variant>
        <vt:i4>5</vt:i4>
      </vt:variant>
      <vt:variant>
        <vt:lpwstr>https://doi.org/10.1093/beheco/arh084</vt:lpwstr>
      </vt:variant>
      <vt:variant>
        <vt:lpwstr/>
      </vt:variant>
      <vt:variant>
        <vt:i4>5373956</vt:i4>
      </vt:variant>
      <vt:variant>
        <vt:i4>24</vt:i4>
      </vt:variant>
      <vt:variant>
        <vt:i4>0</vt:i4>
      </vt:variant>
      <vt:variant>
        <vt:i4>5</vt:i4>
      </vt:variant>
      <vt:variant>
        <vt:lpwstr>https://doi.org/10.32614/RJ-2017-066</vt:lpwstr>
      </vt:variant>
      <vt:variant>
        <vt:lpwstr/>
      </vt:variant>
      <vt:variant>
        <vt:i4>2228343</vt:i4>
      </vt:variant>
      <vt:variant>
        <vt:i4>21</vt:i4>
      </vt:variant>
      <vt:variant>
        <vt:i4>0</vt:i4>
      </vt:variant>
      <vt:variant>
        <vt:i4>5</vt:i4>
      </vt:variant>
      <vt:variant>
        <vt:lpwstr>https://doi.org/10.1111/j.1365-2427.1993.tb00747.x</vt:lpwstr>
      </vt:variant>
      <vt:variant>
        <vt:lpwstr/>
      </vt:variant>
      <vt:variant>
        <vt:i4>5242955</vt:i4>
      </vt:variant>
      <vt:variant>
        <vt:i4>18</vt:i4>
      </vt:variant>
      <vt:variant>
        <vt:i4>0</vt:i4>
      </vt:variant>
      <vt:variant>
        <vt:i4>5</vt:i4>
      </vt:variant>
      <vt:variant>
        <vt:lpwstr>https://doi.org/10.1163/1568539X-00003501</vt:lpwstr>
      </vt:variant>
      <vt:variant>
        <vt:lpwstr/>
      </vt:variant>
      <vt:variant>
        <vt:i4>4784198</vt:i4>
      </vt:variant>
      <vt:variant>
        <vt:i4>15</vt:i4>
      </vt:variant>
      <vt:variant>
        <vt:i4>0</vt:i4>
      </vt:variant>
      <vt:variant>
        <vt:i4>5</vt:i4>
      </vt:variant>
      <vt:variant>
        <vt:lpwstr>https://doi.org/10.1371/journal.pone.0340001</vt:lpwstr>
      </vt:variant>
      <vt:variant>
        <vt:lpwstr/>
      </vt:variant>
      <vt:variant>
        <vt:i4>2621551</vt:i4>
      </vt:variant>
      <vt:variant>
        <vt:i4>12</vt:i4>
      </vt:variant>
      <vt:variant>
        <vt:i4>0</vt:i4>
      </vt:variant>
      <vt:variant>
        <vt:i4>5</vt:i4>
      </vt:variant>
      <vt:variant>
        <vt:lpwstr>https://doi.org/10.1146/annurev.ecolsys.31.1.79</vt:lpwstr>
      </vt:variant>
      <vt:variant>
        <vt:lpwstr/>
      </vt:variant>
      <vt:variant>
        <vt:i4>7340094</vt:i4>
      </vt:variant>
      <vt:variant>
        <vt:i4>9</vt:i4>
      </vt:variant>
      <vt:variant>
        <vt:i4>0</vt:i4>
      </vt:variant>
      <vt:variant>
        <vt:i4>5</vt:i4>
      </vt:variant>
      <vt:variant>
        <vt:lpwstr>https://doi.org/10.5281/zenodo.19476793</vt:lpwstr>
      </vt:variant>
      <vt:variant>
        <vt:lpwstr/>
      </vt:variant>
      <vt:variant>
        <vt:i4>4259928</vt:i4>
      </vt:variant>
      <vt:variant>
        <vt:i4>6</vt:i4>
      </vt:variant>
      <vt:variant>
        <vt:i4>0</vt:i4>
      </vt:variant>
      <vt:variant>
        <vt:i4>5</vt:i4>
      </vt:variant>
      <vt:variant>
        <vt:lpwstr>https://olivierraven.github.io/NCE_Koura_catfish/</vt:lpwstr>
      </vt:variant>
      <vt:variant>
        <vt:lpwstr/>
      </vt:variant>
      <vt:variant>
        <vt:i4>458840</vt:i4>
      </vt:variant>
      <vt:variant>
        <vt:i4>3</vt:i4>
      </vt:variant>
      <vt:variant>
        <vt:i4>0</vt:i4>
      </vt:variant>
      <vt:variant>
        <vt:i4>5</vt:i4>
      </vt:variant>
      <vt:variant>
        <vt:lpwstr>https://github.com/OlivierRaven/NCE_Koura_catfish.git</vt:lpwstr>
      </vt:variant>
      <vt:variant>
        <vt:lpwstr/>
      </vt:variant>
      <vt:variant>
        <vt:i4>6094957</vt:i4>
      </vt:variant>
      <vt:variant>
        <vt:i4>0</vt:i4>
      </vt:variant>
      <vt:variant>
        <vt:i4>0</vt:i4>
      </vt:variant>
      <vt:variant>
        <vt:i4>5</vt:i4>
      </vt:variant>
      <vt:variant>
        <vt:lpwstr>mailto:or81@students.waikato.ac.nz</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Raven, Olivier (Student)</dc:creator>
  <cp:keywords/>
  <dc:description/>
  <cp:lastModifiedBy>Raven, Olivier (Student)</cp:lastModifiedBy>
  <cp:revision>2</cp:revision>
  <cp:lastPrinted>2026-02-13T16:47:00Z</cp:lastPrinted>
  <dcterms:created xsi:type="dcterms:W3CDTF">2026-05-20T23:05:00Z</dcterms:created>
  <dcterms:modified xsi:type="dcterms:W3CDTF">2026-05-20T23:05:00Z</dcterms:modified>
</cp:coreProperties>
</file>